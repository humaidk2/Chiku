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w:cs="Times" w:eastAsia="Times" w:hAnsi="Times"/>
          <w:sz w:val="15"/>
          <w:szCs w:val="15"/>
        </w:rPr>
      </w:pPr>
      <w:r w:rsidDel="00000000" w:rsidR="00000000" w:rsidRPr="00000000">
        <w:rPr>
          <w:rFonts w:ascii="Times" w:cs="Times" w:eastAsia="Times" w:hAnsi="Times"/>
          <w:sz w:val="15"/>
          <w:szCs w:val="15"/>
        </w:rPr>
        <w:drawing>
          <wp:inline distB="0" distT="0" distL="0" distR="0">
            <wp:extent cx="2133600" cy="695325"/>
            <wp:effectExtent b="0" l="0" r="0" t="0"/>
            <wp:docPr descr="https://my.uowdubai.ac.ae/images/printlogo.png" id="9" name="image12.png"/>
            <a:graphic>
              <a:graphicData uri="http://schemas.openxmlformats.org/drawingml/2006/picture">
                <pic:pic>
                  <pic:nvPicPr>
                    <pic:cNvPr descr="https://my.uowdubai.ac.ae/images/printlogo.png" id="0" name="image12.png"/>
                    <pic:cNvPicPr preferRelativeResize="0"/>
                  </pic:nvPicPr>
                  <pic:blipFill>
                    <a:blip r:embed="rId7"/>
                    <a:srcRect b="0" l="0" r="0" t="0"/>
                    <a:stretch>
                      <a:fillRect/>
                    </a:stretch>
                  </pic:blipFill>
                  <pic:spPr>
                    <a:xfrm>
                      <a:off x="0" y="0"/>
                      <a:ext cx="2133600" cy="695325"/>
                    </a:xfrm>
                    <a:prstGeom prst="rect"/>
                    <a:ln/>
                  </pic:spPr>
                </pic:pic>
              </a:graphicData>
            </a:graphic>
          </wp:inline>
        </w:drawing>
      </w:r>
      <w:r w:rsidDel="00000000" w:rsidR="00000000" w:rsidRPr="00000000">
        <w:rPr>
          <w:rFonts w:ascii="Times" w:cs="Times" w:eastAsia="Times" w:hAnsi="Times"/>
          <w:sz w:val="15"/>
          <w:szCs w:val="15"/>
          <w:rtl w:val="0"/>
        </w:rPr>
        <w:br w:type="textWrapping"/>
      </w:r>
      <w:r w:rsidDel="00000000" w:rsidR="00000000" w:rsidRPr="00000000">
        <w:rPr>
          <w:rFonts w:ascii="Times" w:cs="Times" w:eastAsia="Times" w:hAnsi="Times"/>
          <w:b w:val="1"/>
          <w:color w:val="0099cc"/>
          <w:sz w:val="27"/>
          <w:szCs w:val="27"/>
          <w:rtl w:val="0"/>
        </w:rPr>
        <w:t xml:space="preserve">Assignment Cover Sheet</w:t>
      </w:r>
      <w:r w:rsidDel="00000000" w:rsidR="00000000" w:rsidRPr="00000000">
        <w:rPr>
          <w:rtl w:val="0"/>
        </w:rPr>
      </w:r>
    </w:p>
    <w:tbl>
      <w:tblPr>
        <w:tblStyle w:val="Table1"/>
        <w:tblW w:w="9418.0" w:type="dxa"/>
        <w:jc w:val="left"/>
        <w:tblInd w:w="0.0" w:type="dxa"/>
        <w:tblLayout w:type="fixed"/>
        <w:tblLook w:val="0400"/>
      </w:tblPr>
      <w:tblGrid>
        <w:gridCol w:w="2834"/>
        <w:gridCol w:w="6584"/>
        <w:tblGridChange w:id="0">
          <w:tblGrid>
            <w:gridCol w:w="2834"/>
            <w:gridCol w:w="6584"/>
          </w:tblGrid>
        </w:tblGridChange>
      </w:tblGrid>
      <w:tr>
        <w:tc>
          <w:tcPr>
            <w:shd w:fill="ffffff" w:val="clear"/>
            <w:vAlign w:val="center"/>
          </w:tcPr>
          <w:p w:rsidR="00000000" w:rsidDel="00000000" w:rsidP="00000000" w:rsidRDefault="00000000" w:rsidRPr="00000000" w14:paraId="00000002">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Subject Code:</w:t>
            </w:r>
          </w:p>
        </w:tc>
        <w:tc>
          <w:tcPr>
            <w:shd w:fill="ffffff" w:val="clear"/>
            <w:vAlign w:val="center"/>
          </w:tcPr>
          <w:p w:rsidR="00000000" w:rsidDel="00000000" w:rsidP="00000000" w:rsidRDefault="00000000" w:rsidRPr="00000000" w14:paraId="00000003">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CSCI323</w:t>
            </w:r>
          </w:p>
        </w:tc>
      </w:tr>
      <w:tr>
        <w:tc>
          <w:tcPr>
            <w:shd w:fill="ffffff" w:val="clear"/>
            <w:vAlign w:val="center"/>
          </w:tcPr>
          <w:p w:rsidR="00000000" w:rsidDel="00000000" w:rsidP="00000000" w:rsidRDefault="00000000" w:rsidRPr="00000000" w14:paraId="00000004">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Subject Name:</w:t>
            </w:r>
          </w:p>
        </w:tc>
        <w:tc>
          <w:tcPr>
            <w:shd w:fill="ffffff" w:val="clear"/>
            <w:vAlign w:val="center"/>
          </w:tcPr>
          <w:p w:rsidR="00000000" w:rsidDel="00000000" w:rsidP="00000000" w:rsidRDefault="00000000" w:rsidRPr="00000000" w14:paraId="00000005">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Artificial Intelligence</w:t>
            </w:r>
            <w:r w:rsidDel="00000000" w:rsidR="00000000" w:rsidRPr="00000000">
              <w:rPr>
                <w:rtl w:val="0"/>
              </w:rPr>
            </w:r>
          </w:p>
        </w:tc>
      </w:tr>
      <w:tr>
        <w:tc>
          <w:tcPr>
            <w:shd w:fill="ffffff" w:val="clear"/>
            <w:vAlign w:val="center"/>
          </w:tcPr>
          <w:p w:rsidR="00000000" w:rsidDel="00000000" w:rsidP="00000000" w:rsidRDefault="00000000" w:rsidRPr="00000000" w14:paraId="00000006">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Submission Type:</w:t>
            </w:r>
          </w:p>
        </w:tc>
        <w:tc>
          <w:tcPr>
            <w:shd w:fill="ffffff" w:val="clear"/>
            <w:vAlign w:val="center"/>
          </w:tcPr>
          <w:p w:rsidR="00000000" w:rsidDel="00000000" w:rsidP="00000000" w:rsidRDefault="00000000" w:rsidRPr="00000000" w14:paraId="00000007">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Online Submission</w:t>
            </w:r>
          </w:p>
        </w:tc>
      </w:tr>
      <w:tr>
        <w:tc>
          <w:tcPr>
            <w:shd w:fill="ffffff" w:val="clear"/>
            <w:vAlign w:val="center"/>
          </w:tcPr>
          <w:p w:rsidR="00000000" w:rsidDel="00000000" w:rsidP="00000000" w:rsidRDefault="00000000" w:rsidRPr="00000000" w14:paraId="00000008">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Assignment Title:</w:t>
            </w:r>
          </w:p>
        </w:tc>
        <w:tc>
          <w:tcPr>
            <w:shd w:fill="ffffff" w:val="clear"/>
            <w:vAlign w:val="center"/>
          </w:tcPr>
          <w:p w:rsidR="00000000" w:rsidDel="00000000" w:rsidP="00000000" w:rsidRDefault="00000000" w:rsidRPr="00000000" w14:paraId="00000009">
            <w:pPr>
              <w:spacing w:line="240" w:lineRule="auto"/>
              <w:rPr>
                <w:rFonts w:ascii="Times" w:cs="Times" w:eastAsia="Times" w:hAnsi="Times"/>
                <w:sz w:val="20"/>
                <w:szCs w:val="20"/>
              </w:rPr>
            </w:pPr>
            <w:r w:rsidDel="00000000" w:rsidR="00000000" w:rsidRPr="00000000">
              <w:rPr>
                <w:sz w:val="20"/>
                <w:szCs w:val="20"/>
                <w:rtl w:val="0"/>
              </w:rPr>
              <w:t xml:space="preserve">Project</w:t>
            </w:r>
            <w:r w:rsidDel="00000000" w:rsidR="00000000" w:rsidRPr="00000000">
              <w:rPr>
                <w:rtl w:val="0"/>
              </w:rPr>
            </w:r>
          </w:p>
        </w:tc>
      </w:tr>
      <w:tr>
        <w:tc>
          <w:tcPr>
            <w:shd w:fill="ffffff" w:val="clear"/>
            <w:vAlign w:val="center"/>
          </w:tcPr>
          <w:p w:rsidR="00000000" w:rsidDel="00000000" w:rsidP="00000000" w:rsidRDefault="00000000" w:rsidRPr="00000000" w14:paraId="0000000A">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Student Name:</w:t>
            </w:r>
          </w:p>
        </w:tc>
        <w:tc>
          <w:tcPr>
            <w:shd w:fill="ffffff" w:val="clear"/>
            <w:vAlign w:val="center"/>
          </w:tcPr>
          <w:p w:rsidR="00000000" w:rsidDel="00000000" w:rsidP="00000000" w:rsidRDefault="00000000" w:rsidRPr="00000000" w14:paraId="0000000B">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Humaid Khan, Fidel Lim, Muhammad Hassan Naseer</w:t>
            </w:r>
          </w:p>
        </w:tc>
      </w:tr>
      <w:tr>
        <w:tc>
          <w:tcPr>
            <w:shd w:fill="ffffff" w:val="clear"/>
            <w:vAlign w:val="center"/>
          </w:tcPr>
          <w:p w:rsidR="00000000" w:rsidDel="00000000" w:rsidP="00000000" w:rsidRDefault="00000000" w:rsidRPr="00000000" w14:paraId="0000000C">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Student Number:</w:t>
            </w:r>
          </w:p>
        </w:tc>
        <w:tc>
          <w:tcPr>
            <w:shd w:fill="ffffff" w:val="clear"/>
            <w:vAlign w:val="center"/>
          </w:tcPr>
          <w:p w:rsidR="00000000" w:rsidDel="00000000" w:rsidP="00000000" w:rsidRDefault="00000000" w:rsidRPr="00000000" w14:paraId="0000000D">
            <w:pPr>
              <w:rPr>
                <w:rFonts w:ascii="Times" w:cs="Times" w:eastAsia="Times" w:hAnsi="Times"/>
                <w:sz w:val="20"/>
                <w:szCs w:val="20"/>
              </w:rPr>
            </w:pPr>
            <w:r w:rsidDel="00000000" w:rsidR="00000000" w:rsidRPr="00000000">
              <w:rPr>
                <w:rFonts w:ascii="Times" w:cs="Times" w:eastAsia="Times" w:hAnsi="Times"/>
                <w:sz w:val="20"/>
                <w:szCs w:val="20"/>
                <w:rtl w:val="0"/>
              </w:rPr>
              <w:t xml:space="preserve">6031444, 5847485, 5892806</w:t>
            </w:r>
          </w:p>
        </w:tc>
      </w:tr>
      <w:tr>
        <w:tc>
          <w:tcPr>
            <w:shd w:fill="ffffff" w:val="clear"/>
            <w:vAlign w:val="center"/>
          </w:tcPr>
          <w:p w:rsidR="00000000" w:rsidDel="00000000" w:rsidP="00000000" w:rsidRDefault="00000000" w:rsidRPr="00000000" w14:paraId="0000000E">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Student Phone/Mobile No.</w:t>
            </w:r>
          </w:p>
        </w:tc>
        <w:tc>
          <w:tcPr>
            <w:shd w:fill="ffffff" w:val="clear"/>
            <w:vAlign w:val="center"/>
          </w:tcPr>
          <w:p w:rsidR="00000000" w:rsidDel="00000000" w:rsidP="00000000" w:rsidRDefault="00000000" w:rsidRPr="00000000" w14:paraId="0000000F">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0564603915, 0555943154</w:t>
            </w:r>
          </w:p>
        </w:tc>
      </w:tr>
      <w:tr>
        <w:tc>
          <w:tcPr>
            <w:shd w:fill="ffffff" w:val="clear"/>
            <w:vAlign w:val="center"/>
          </w:tcPr>
          <w:p w:rsidR="00000000" w:rsidDel="00000000" w:rsidP="00000000" w:rsidRDefault="00000000" w:rsidRPr="00000000" w14:paraId="00000010">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Student E-mail:</w:t>
            </w:r>
          </w:p>
        </w:tc>
        <w:tc>
          <w:tcPr>
            <w:shd w:fill="ffffff" w:val="clear"/>
            <w:vAlign w:val="center"/>
          </w:tcPr>
          <w:p w:rsidR="00000000" w:rsidDel="00000000" w:rsidP="00000000" w:rsidRDefault="00000000" w:rsidRPr="00000000" w14:paraId="00000011">
            <w:pPr>
              <w:spacing w:line="240" w:lineRule="auto"/>
              <w:rPr>
                <w:rFonts w:ascii="Times" w:cs="Times" w:eastAsia="Times" w:hAnsi="Times"/>
                <w:sz w:val="20"/>
                <w:szCs w:val="20"/>
              </w:rPr>
            </w:pPr>
            <w:hyperlink r:id="rId8">
              <w:r w:rsidDel="00000000" w:rsidR="00000000" w:rsidRPr="00000000">
                <w:rPr>
                  <w:rFonts w:ascii="Times" w:cs="Times" w:eastAsia="Times" w:hAnsi="Times"/>
                  <w:color w:val="1155cc"/>
                  <w:sz w:val="20"/>
                  <w:szCs w:val="20"/>
                  <w:u w:val="single"/>
                  <w:rtl w:val="0"/>
                </w:rPr>
                <w:t xml:space="preserve">fel585@uowmail.edu.au</w:t>
              </w:r>
            </w:hyperlink>
            <w:r w:rsidDel="00000000" w:rsidR="00000000" w:rsidRPr="00000000">
              <w:rPr>
                <w:rFonts w:ascii="Times" w:cs="Times" w:eastAsia="Times" w:hAnsi="Times"/>
                <w:sz w:val="20"/>
                <w:szCs w:val="20"/>
                <w:rtl w:val="0"/>
              </w:rPr>
              <w:t xml:space="preserve">, </w:t>
            </w:r>
            <w:hyperlink r:id="rId9">
              <w:r w:rsidDel="00000000" w:rsidR="00000000" w:rsidRPr="00000000">
                <w:rPr>
                  <w:rFonts w:ascii="Times" w:cs="Times" w:eastAsia="Times" w:hAnsi="Times"/>
                  <w:color w:val="1155cc"/>
                  <w:sz w:val="20"/>
                  <w:szCs w:val="20"/>
                  <w:u w:val="single"/>
                  <w:rtl w:val="0"/>
                </w:rPr>
                <w:t xml:space="preserve">mhn971@uowmail.edu.au</w:t>
              </w:r>
            </w:hyperlink>
            <w:r w:rsidDel="00000000" w:rsidR="00000000" w:rsidRPr="00000000">
              <w:rPr>
                <w:rFonts w:ascii="Times" w:cs="Times" w:eastAsia="Times" w:hAnsi="Times"/>
                <w:sz w:val="20"/>
                <w:szCs w:val="20"/>
                <w:rtl w:val="0"/>
              </w:rPr>
              <w:t xml:space="preserve">  </w:t>
            </w:r>
          </w:p>
        </w:tc>
      </w:tr>
      <w:tr>
        <w:trPr>
          <w:trHeight w:val="200" w:hRule="atLeast"/>
        </w:trPr>
        <w:tc>
          <w:tcPr>
            <w:shd w:fill="ffffff" w:val="clear"/>
            <w:vAlign w:val="center"/>
          </w:tcPr>
          <w:p w:rsidR="00000000" w:rsidDel="00000000" w:rsidP="00000000" w:rsidRDefault="00000000" w:rsidRPr="00000000" w14:paraId="00000012">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Lecturer Name:</w:t>
            </w:r>
          </w:p>
        </w:tc>
        <w:tc>
          <w:tcPr>
            <w:shd w:fill="ffffff" w:val="clear"/>
            <w:vAlign w:val="center"/>
          </w:tcPr>
          <w:p w:rsidR="00000000" w:rsidDel="00000000" w:rsidP="00000000" w:rsidRDefault="00000000" w:rsidRPr="00000000" w14:paraId="00000013">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Dr. Farhad Oroumchian</w:t>
            </w:r>
          </w:p>
        </w:tc>
      </w:tr>
      <w:tr>
        <w:tc>
          <w:tcPr>
            <w:shd w:fill="ffffff" w:val="clear"/>
            <w:vAlign w:val="center"/>
          </w:tcPr>
          <w:p w:rsidR="00000000" w:rsidDel="00000000" w:rsidP="00000000" w:rsidRDefault="00000000" w:rsidRPr="00000000" w14:paraId="00000014">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Due Date:</w:t>
            </w:r>
          </w:p>
        </w:tc>
        <w:tc>
          <w:tcPr>
            <w:shd w:fill="ffffff" w:val="clear"/>
            <w:vAlign w:val="center"/>
          </w:tcPr>
          <w:p w:rsidR="00000000" w:rsidDel="00000000" w:rsidP="00000000" w:rsidRDefault="00000000" w:rsidRPr="00000000" w14:paraId="00000015">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Week </w:t>
            </w:r>
            <w:r w:rsidDel="00000000" w:rsidR="00000000" w:rsidRPr="00000000">
              <w:rPr>
                <w:sz w:val="20"/>
                <w:szCs w:val="20"/>
                <w:rtl w:val="0"/>
              </w:rPr>
              <w:t xml:space="preserve">6</w:t>
            </w:r>
            <w:r w:rsidDel="00000000" w:rsidR="00000000" w:rsidRPr="00000000">
              <w:rPr>
                <w:rtl w:val="0"/>
              </w:rPr>
            </w:r>
          </w:p>
        </w:tc>
      </w:tr>
      <w:tr>
        <w:tc>
          <w:tcPr>
            <w:shd w:fill="ffffff" w:val="clear"/>
            <w:vAlign w:val="center"/>
          </w:tcPr>
          <w:p w:rsidR="00000000" w:rsidDel="00000000" w:rsidP="00000000" w:rsidRDefault="00000000" w:rsidRPr="00000000" w14:paraId="00000016">
            <w:pPr>
              <w:spacing w:line="240" w:lineRule="auto"/>
              <w:rPr>
                <w:rFonts w:ascii="Times" w:cs="Times" w:eastAsia="Times" w:hAnsi="Times"/>
                <w:b w:val="1"/>
                <w:color w:val="000099"/>
                <w:sz w:val="18"/>
                <w:szCs w:val="18"/>
              </w:rPr>
            </w:pPr>
            <w:r w:rsidDel="00000000" w:rsidR="00000000" w:rsidRPr="00000000">
              <w:rPr>
                <w:rFonts w:ascii="Times" w:cs="Times" w:eastAsia="Times" w:hAnsi="Times"/>
                <w:b w:val="1"/>
                <w:color w:val="000099"/>
                <w:sz w:val="18"/>
                <w:szCs w:val="18"/>
                <w:rtl w:val="0"/>
              </w:rPr>
              <w:t xml:space="preserve">Date Submitted:</w:t>
            </w:r>
          </w:p>
        </w:tc>
        <w:tc>
          <w:tcPr>
            <w:shd w:fill="ffffff" w:val="clear"/>
            <w:vAlign w:val="center"/>
          </w:tcPr>
          <w:p w:rsidR="00000000" w:rsidDel="00000000" w:rsidP="00000000" w:rsidRDefault="00000000" w:rsidRPr="00000000" w14:paraId="00000017">
            <w:pPr>
              <w:spacing w:line="240" w:lineRule="auto"/>
              <w:rPr>
                <w:rFonts w:ascii="Times" w:cs="Times" w:eastAsia="Times" w:hAnsi="Times"/>
                <w:sz w:val="20"/>
                <w:szCs w:val="20"/>
              </w:rPr>
            </w:pPr>
            <w:r w:rsidDel="00000000" w:rsidR="00000000" w:rsidRPr="00000000">
              <w:rPr>
                <w:rFonts w:ascii="Times" w:cs="Times" w:eastAsia="Times" w:hAnsi="Times"/>
                <w:sz w:val="20"/>
                <w:szCs w:val="20"/>
                <w:rtl w:val="0"/>
              </w:rPr>
              <w:t xml:space="preserve">Week </w:t>
            </w:r>
            <w:r w:rsidDel="00000000" w:rsidR="00000000" w:rsidRPr="00000000">
              <w:rPr>
                <w:sz w:val="20"/>
                <w:szCs w:val="20"/>
                <w:rtl w:val="0"/>
              </w:rPr>
              <w:t xml:space="preserve">6</w:t>
            </w:r>
            <w:r w:rsidDel="00000000" w:rsidR="00000000" w:rsidRPr="00000000">
              <w:rPr>
                <w:rtl w:val="0"/>
              </w:rPr>
            </w:r>
          </w:p>
        </w:tc>
      </w:tr>
    </w:tbl>
    <w:p w:rsidR="00000000" w:rsidDel="00000000" w:rsidP="00000000" w:rsidRDefault="00000000" w:rsidRPr="00000000" w14:paraId="00000018">
      <w:pPr>
        <w:spacing w:line="240" w:lineRule="auto"/>
        <w:rPr>
          <w:rFonts w:ascii="Times" w:cs="Times" w:eastAsia="Times" w:hAnsi="Times"/>
          <w:sz w:val="24"/>
          <w:szCs w:val="24"/>
        </w:rPr>
      </w:pPr>
      <w:r w:rsidDel="00000000" w:rsidR="00000000" w:rsidRPr="00000000">
        <w:rPr>
          <w:rtl w:val="0"/>
        </w:rPr>
      </w:r>
    </w:p>
    <w:tbl>
      <w:tblPr>
        <w:tblStyle w:val="Table2"/>
        <w:tblW w:w="9448.0" w:type="dxa"/>
        <w:jc w:val="left"/>
        <w:tblInd w:w="0.0" w:type="dxa"/>
        <w:tblLayout w:type="fixed"/>
        <w:tblLook w:val="0400"/>
      </w:tblPr>
      <w:tblGrid>
        <w:gridCol w:w="4724"/>
        <w:gridCol w:w="4724"/>
        <w:tblGridChange w:id="0">
          <w:tblGrid>
            <w:gridCol w:w="4724"/>
            <w:gridCol w:w="4724"/>
          </w:tblGrid>
        </w:tblGridChange>
      </w:tblGrid>
      <w:tr>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019">
            <w:pPr>
              <w:spacing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PLAGIARISM: </w:t>
            </w:r>
            <w:r w:rsidDel="00000000" w:rsidR="00000000" w:rsidRPr="00000000">
              <w:rPr>
                <w:rFonts w:ascii="Times" w:cs="Times" w:eastAsia="Times" w:hAnsi="Times"/>
                <w:b w:val="1"/>
                <w:sz w:val="14"/>
                <w:szCs w:val="14"/>
                <w:rtl w:val="0"/>
              </w:rPr>
              <w:br w:type="textWrapping"/>
            </w:r>
            <w:r w:rsidDel="00000000" w:rsidR="00000000" w:rsidRPr="00000000">
              <w:rPr>
                <w:rFonts w:ascii="Times" w:cs="Times" w:eastAsia="Times" w:hAnsi="Times"/>
                <w:sz w:val="14"/>
                <w:szCs w:val="14"/>
                <w:rtl w:val="0"/>
              </w:rPr>
              <w:t xml:space="preserve">The penalty for deliberate plagiarism is FAILURE in the subject. Plagiarism is cheating by using the written ideas or submitted work of someone else. UOWD has a strong policy against plagiarism. </w:t>
              <w:br w:type="textWrapping"/>
              <w:t xml:space="preserve">The University of Wollongong in Dubai also endorses a policy of non-discriminatory language practice and presentation.</w:t>
            </w:r>
          </w:p>
          <w:p w:rsidR="00000000" w:rsidDel="00000000" w:rsidP="00000000" w:rsidRDefault="00000000" w:rsidRPr="00000000" w14:paraId="0000001A">
            <w:pPr>
              <w:spacing w:after="100" w:before="280"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PLEASE NOTE</w:t>
            </w:r>
            <w:r w:rsidDel="00000000" w:rsidR="00000000" w:rsidRPr="00000000">
              <w:rPr>
                <w:rFonts w:ascii="Times" w:cs="Times" w:eastAsia="Times" w:hAnsi="Times"/>
                <w:b w:val="1"/>
                <w:sz w:val="14"/>
                <w:szCs w:val="14"/>
                <w:rtl w:val="0"/>
              </w:rPr>
              <w:t xml:space="preserve">: </w:t>
            </w:r>
            <w:r w:rsidDel="00000000" w:rsidR="00000000" w:rsidRPr="00000000">
              <w:rPr>
                <w:rFonts w:ascii="Times" w:cs="Times" w:eastAsia="Times" w:hAnsi="Times"/>
                <w:sz w:val="14"/>
                <w:szCs w:val="14"/>
                <w:rtl w:val="0"/>
              </w:rPr>
              <w:t xml:space="preserve">STUDENTS MUST RETAIN A COPY OF ANY WORK SUBMITTED</w:t>
            </w:r>
          </w:p>
        </w:tc>
        <w:tc>
          <w:tcPr>
            <w:tcBorders>
              <w:top w:color="cccccc" w:space="0" w:sz="6" w:val="single"/>
              <w:left w:color="cccccc" w:space="0" w:sz="6" w:val="single"/>
              <w:bottom w:color="cccccc" w:space="0" w:sz="6" w:val="single"/>
              <w:right w:color="cccccc" w:space="0" w:sz="6" w:val="single"/>
            </w:tcBorders>
          </w:tcPr>
          <w:p w:rsidR="00000000" w:rsidDel="00000000" w:rsidP="00000000" w:rsidRDefault="00000000" w:rsidRPr="00000000" w14:paraId="0000001B">
            <w:pPr>
              <w:spacing w:after="280" w:before="100"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DECLARATION: </w:t>
            </w:r>
            <w:r w:rsidDel="00000000" w:rsidR="00000000" w:rsidRPr="00000000">
              <w:rPr>
                <w:rFonts w:ascii="Times" w:cs="Times" w:eastAsia="Times" w:hAnsi="Times"/>
                <w:b w:val="1"/>
                <w:sz w:val="14"/>
                <w:szCs w:val="14"/>
                <w:rtl w:val="0"/>
              </w:rPr>
              <w:br w:type="textWrapping"/>
            </w:r>
            <w:r w:rsidDel="00000000" w:rsidR="00000000" w:rsidRPr="00000000">
              <w:rPr>
                <w:rFonts w:ascii="Times" w:cs="Times" w:eastAsia="Times" w:hAnsi="Times"/>
                <w:sz w:val="14"/>
                <w:szCs w:val="14"/>
                <w:rtl w:val="0"/>
              </w:rPr>
              <w:t xml:space="preserve">I/We certify that this is entirely my/our own work, except where I/we have given fully-documented references to the work of others, and that the material contained in this document has not previously been submitted for assessment in any formal course of study. I/we understand the definition and consequences of plagiarism.</w:t>
            </w:r>
          </w:p>
          <w:p w:rsidR="00000000" w:rsidDel="00000000" w:rsidP="00000000" w:rsidRDefault="00000000" w:rsidRPr="00000000" w14:paraId="0000001C">
            <w:pPr>
              <w:spacing w:after="100" w:line="240" w:lineRule="auto"/>
              <w:rPr>
                <w:rFonts w:ascii="Times" w:cs="Times" w:eastAsia="Times" w:hAnsi="Times"/>
                <w:b w:val="1"/>
                <w:color w:val="000099"/>
                <w:sz w:val="14"/>
                <w:szCs w:val="14"/>
              </w:rPr>
            </w:pPr>
            <w:r w:rsidDel="00000000" w:rsidR="00000000" w:rsidRPr="00000000">
              <w:rPr>
                <w:rFonts w:ascii="Times" w:cs="Times" w:eastAsia="Times" w:hAnsi="Times"/>
                <w:b w:val="1"/>
                <w:color w:val="000099"/>
                <w:sz w:val="14"/>
                <w:szCs w:val="14"/>
                <w:rtl w:val="0"/>
              </w:rPr>
              <w:t xml:space="preserve">Signature of Student: Lim, Khan,Naseer</w:t>
            </w:r>
          </w:p>
        </w:tc>
      </w:tr>
    </w:tbl>
    <w:p w:rsidR="00000000" w:rsidDel="00000000" w:rsidP="00000000" w:rsidRDefault="00000000" w:rsidRPr="00000000" w14:paraId="0000001D">
      <w:pPr>
        <w:spacing w:line="240" w:lineRule="auto"/>
        <w:rPr>
          <w:rFonts w:ascii="Times" w:cs="Times" w:eastAsia="Times" w:hAnsi="Times"/>
          <w:sz w:val="24"/>
          <w:szCs w:val="24"/>
        </w:rPr>
      </w:pPr>
      <w:r w:rsidDel="00000000" w:rsidR="00000000" w:rsidRPr="00000000">
        <w:rPr>
          <w:rtl w:val="0"/>
        </w:rPr>
      </w:r>
    </w:p>
    <w:tbl>
      <w:tblPr>
        <w:tblStyle w:val="Table3"/>
        <w:tblW w:w="9448.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9448"/>
        <w:tblGridChange w:id="0">
          <w:tblGrid>
            <w:gridCol w:w="9448"/>
          </w:tblGrid>
        </w:tblGridChange>
      </w:tblGrid>
      <w:tr>
        <w:trPr>
          <w:trHeight w:val="1240" w:hRule="atLeast"/>
        </w:trPr>
        <w:tc>
          <w:tcPr>
            <w:vAlign w:val="center"/>
          </w:tcPr>
          <w:p w:rsidR="00000000" w:rsidDel="00000000" w:rsidP="00000000" w:rsidRDefault="00000000" w:rsidRPr="00000000" w14:paraId="0000001E">
            <w:pPr>
              <w:widowControl w:val="0"/>
              <w:rPr>
                <w:rFonts w:ascii="Times" w:cs="Times" w:eastAsia="Times" w:hAnsi="Times"/>
                <w:sz w:val="24"/>
                <w:szCs w:val="24"/>
              </w:rPr>
            </w:pPr>
            <w:r w:rsidDel="00000000" w:rsidR="00000000" w:rsidRPr="00000000">
              <w:rPr>
                <w:rtl w:val="0"/>
              </w:rPr>
            </w:r>
          </w:p>
          <w:tbl>
            <w:tblPr>
              <w:tblStyle w:val="Table4"/>
              <w:tblW w:w="9360.0" w:type="dxa"/>
              <w:jc w:val="left"/>
              <w:tblLayout w:type="fixed"/>
              <w:tblLook w:val="0400"/>
            </w:tblPr>
            <w:tblGrid>
              <w:gridCol w:w="9360"/>
              <w:tblGridChange w:id="0">
                <w:tblGrid>
                  <w:gridCol w:w="9360"/>
                </w:tblGrid>
              </w:tblGridChange>
            </w:tblGrid>
            <w:tr>
              <w:trPr>
                <w:trHeight w:val="300" w:hRule="atLeast"/>
              </w:trPr>
              <w:tc>
                <w:tcPr/>
                <w:p w:rsidR="00000000" w:rsidDel="00000000" w:rsidP="00000000" w:rsidRDefault="00000000" w:rsidRPr="00000000" w14:paraId="0000001F">
                  <w:pPr>
                    <w:spacing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Optional </w:t>
                  </w:r>
                  <w:r w:rsidDel="00000000" w:rsidR="00000000" w:rsidRPr="00000000">
                    <w:rPr>
                      <w:rFonts w:ascii="Times" w:cs="Times" w:eastAsia="Times" w:hAnsi="Times"/>
                      <w:b w:val="1"/>
                      <w:color w:val="000099"/>
                      <w:sz w:val="14"/>
                      <w:szCs w:val="14"/>
                      <w:rtl w:val="0"/>
                    </w:rPr>
                    <w:t xml:space="preserve">Marks:</w:t>
                  </w:r>
                  <w:r w:rsidDel="00000000" w:rsidR="00000000" w:rsidRPr="00000000">
                    <w:rPr>
                      <w:rtl w:val="0"/>
                    </w:rPr>
                  </w:r>
                </w:p>
              </w:tc>
            </w:tr>
            <w:tr>
              <w:trPr>
                <w:trHeight w:val="560" w:hRule="atLeast"/>
              </w:trPr>
              <w:tc>
                <w:tcPr/>
                <w:p w:rsidR="00000000" w:rsidDel="00000000" w:rsidP="00000000" w:rsidRDefault="00000000" w:rsidRPr="00000000" w14:paraId="00000020">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Comments:</w:t>
                  </w:r>
                  <w:r w:rsidDel="00000000" w:rsidR="00000000" w:rsidRPr="00000000">
                    <w:rPr>
                      <w:rtl w:val="0"/>
                    </w:rPr>
                  </w:r>
                </w:p>
              </w:tc>
            </w:tr>
          </w:tbl>
          <w:p w:rsidR="00000000" w:rsidDel="00000000" w:rsidP="00000000" w:rsidRDefault="00000000" w:rsidRPr="00000000" w14:paraId="00000021">
            <w:pPr>
              <w:spacing w:line="240" w:lineRule="auto"/>
              <w:rPr>
                <w:rFonts w:ascii="Times" w:cs="Times" w:eastAsia="Times" w:hAnsi="Times"/>
                <w:sz w:val="14"/>
                <w:szCs w:val="14"/>
              </w:rPr>
            </w:pPr>
            <w:r w:rsidDel="00000000" w:rsidR="00000000" w:rsidRPr="00000000">
              <w:rPr>
                <w:rtl w:val="0"/>
              </w:rPr>
            </w:r>
          </w:p>
        </w:tc>
      </w:tr>
    </w:tbl>
    <w:p w:rsidR="00000000" w:rsidDel="00000000" w:rsidP="00000000" w:rsidRDefault="00000000" w:rsidRPr="00000000" w14:paraId="00000022">
      <w:pPr>
        <w:spacing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5943600" cy="190500"/>
            <wp:effectExtent b="0" l="0" r="0" t="0"/>
            <wp:docPr descr="https://my.uowdubai.ac.ae/images/scissors.gif" id="23" name="image15.gif"/>
            <a:graphic>
              <a:graphicData uri="http://schemas.openxmlformats.org/drawingml/2006/picture">
                <pic:pic>
                  <pic:nvPicPr>
                    <pic:cNvPr descr="https://my.uowdubai.ac.ae/images/scissors.gif" id="0" name="image15.gif"/>
                    <pic:cNvPicPr preferRelativeResize="0"/>
                  </pic:nvPicPr>
                  <pic:blipFill>
                    <a:blip r:embed="rId10"/>
                    <a:srcRect b="0" l="0" r="0" t="0"/>
                    <a:stretch>
                      <a:fillRect/>
                    </a:stretch>
                  </pic:blipFill>
                  <pic:spPr>
                    <a:xfrm>
                      <a:off x="0" y="0"/>
                      <a:ext cx="5943600" cy="190500"/>
                    </a:xfrm>
                    <a:prstGeom prst="rect"/>
                    <a:ln/>
                  </pic:spPr>
                </pic:pic>
              </a:graphicData>
            </a:graphic>
          </wp:inline>
        </w:drawing>
      </w:r>
      <w:r w:rsidDel="00000000" w:rsidR="00000000" w:rsidRPr="00000000">
        <w:rPr>
          <w:rtl w:val="0"/>
        </w:rPr>
      </w:r>
    </w:p>
    <w:tbl>
      <w:tblPr>
        <w:tblStyle w:val="Table5"/>
        <w:tblW w:w="9448.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9448"/>
        <w:tblGridChange w:id="0">
          <w:tblGrid>
            <w:gridCol w:w="9448"/>
          </w:tblGrid>
        </w:tblGridChange>
      </w:tblGrid>
      <w:tr>
        <w:tc>
          <w:tcPr>
            <w:vAlign w:val="center"/>
          </w:tcPr>
          <w:p w:rsidR="00000000" w:rsidDel="00000000" w:rsidP="00000000" w:rsidRDefault="00000000" w:rsidRPr="00000000" w14:paraId="00000023">
            <w:pPr>
              <w:widowControl w:val="0"/>
              <w:rPr>
                <w:rFonts w:ascii="Times" w:cs="Times" w:eastAsia="Times" w:hAnsi="Times"/>
                <w:sz w:val="24"/>
                <w:szCs w:val="24"/>
              </w:rPr>
            </w:pPr>
            <w:r w:rsidDel="00000000" w:rsidR="00000000" w:rsidRPr="00000000">
              <w:rPr>
                <w:rtl w:val="0"/>
              </w:rPr>
            </w:r>
          </w:p>
          <w:tbl>
            <w:tblPr>
              <w:tblStyle w:val="Table6"/>
              <w:tblW w:w="9360.0" w:type="dxa"/>
              <w:jc w:val="left"/>
              <w:tblLayout w:type="fixed"/>
              <w:tblLook w:val="0400"/>
            </w:tblPr>
            <w:tblGrid>
              <w:gridCol w:w="4680"/>
              <w:gridCol w:w="4680"/>
              <w:tblGridChange w:id="0">
                <w:tblGrid>
                  <w:gridCol w:w="4680"/>
                  <w:gridCol w:w="4680"/>
                </w:tblGrid>
              </w:tblGridChange>
            </w:tblGrid>
            <w:tr>
              <w:tc>
                <w:tcPr>
                  <w:gridSpan w:val="2"/>
                  <w:vAlign w:val="center"/>
                </w:tcPr>
                <w:p w:rsidR="00000000" w:rsidDel="00000000" w:rsidP="00000000" w:rsidRDefault="00000000" w:rsidRPr="00000000" w14:paraId="00000024">
                  <w:pPr>
                    <w:spacing w:after="100" w:before="100"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Lecturer Assignment Receipt </w:t>
                  </w:r>
                  <w:r w:rsidDel="00000000" w:rsidR="00000000" w:rsidRPr="00000000">
                    <w:rPr>
                      <w:rFonts w:ascii="Times" w:cs="Times" w:eastAsia="Times" w:hAnsi="Times"/>
                      <w:sz w:val="14"/>
                      <w:szCs w:val="14"/>
                      <w:rtl w:val="0"/>
                    </w:rPr>
                    <w:t xml:space="preserve">(To be filled in by student and retained by Lecturer upon return of assignment)</w:t>
                  </w:r>
                </w:p>
              </w:tc>
            </w:tr>
            <w:tr>
              <w:tc>
                <w:tcPr>
                  <w:vAlign w:val="center"/>
                </w:tcPr>
                <w:p w:rsidR="00000000" w:rsidDel="00000000" w:rsidP="00000000" w:rsidRDefault="00000000" w:rsidRPr="00000000" w14:paraId="00000026">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Subject:</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27">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Assignment Title:</w:t>
                  </w:r>
                  <w:r w:rsidDel="00000000" w:rsidR="00000000" w:rsidRPr="00000000">
                    <w:rPr>
                      <w:rFonts w:ascii="Times" w:cs="Times" w:eastAsia="Times" w:hAnsi="Times"/>
                      <w:sz w:val="14"/>
                      <w:szCs w:val="14"/>
                      <w:rtl w:val="0"/>
                    </w:rPr>
                    <w:t xml:space="preserve"> </w:t>
                  </w:r>
                </w:p>
              </w:tc>
            </w:tr>
            <w:tr>
              <w:tc>
                <w:tcPr>
                  <w:vAlign w:val="center"/>
                </w:tcPr>
                <w:p w:rsidR="00000000" w:rsidDel="00000000" w:rsidP="00000000" w:rsidRDefault="00000000" w:rsidRPr="00000000" w14:paraId="00000028">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Student Name:</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29">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Student Number:</w:t>
                  </w:r>
                  <w:r w:rsidDel="00000000" w:rsidR="00000000" w:rsidRPr="00000000">
                    <w:rPr>
                      <w:rFonts w:ascii="Times" w:cs="Times" w:eastAsia="Times" w:hAnsi="Times"/>
                      <w:sz w:val="14"/>
                      <w:szCs w:val="14"/>
                      <w:rtl w:val="0"/>
                    </w:rPr>
                    <w:t xml:space="preserve"> </w:t>
                  </w:r>
                </w:p>
              </w:tc>
            </w:tr>
            <w:tr>
              <w:tc>
                <w:tcPr>
                  <w:vAlign w:val="center"/>
                </w:tcPr>
                <w:p w:rsidR="00000000" w:rsidDel="00000000" w:rsidP="00000000" w:rsidRDefault="00000000" w:rsidRPr="00000000" w14:paraId="0000002A">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Due Date:</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2B">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Date Submitted:</w:t>
                  </w:r>
                  <w:r w:rsidDel="00000000" w:rsidR="00000000" w:rsidRPr="00000000">
                    <w:rPr>
                      <w:rFonts w:ascii="Times" w:cs="Times" w:eastAsia="Times" w:hAnsi="Times"/>
                      <w:sz w:val="14"/>
                      <w:szCs w:val="14"/>
                      <w:rtl w:val="0"/>
                    </w:rPr>
                    <w:t xml:space="preserve"> </w:t>
                  </w:r>
                </w:p>
              </w:tc>
            </w:tr>
            <w:tr>
              <w:tc>
                <w:tcPr>
                  <w:gridSpan w:val="2"/>
                  <w:vAlign w:val="center"/>
                </w:tcPr>
                <w:p w:rsidR="00000000" w:rsidDel="00000000" w:rsidP="00000000" w:rsidRDefault="00000000" w:rsidRPr="00000000" w14:paraId="0000002C">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Signature of Student:</w:t>
                  </w:r>
                  <w:r w:rsidDel="00000000" w:rsidR="00000000" w:rsidRPr="00000000">
                    <w:rPr>
                      <w:rtl w:val="0"/>
                    </w:rPr>
                  </w:r>
                </w:p>
              </w:tc>
            </w:tr>
          </w:tbl>
          <w:p w:rsidR="00000000" w:rsidDel="00000000" w:rsidP="00000000" w:rsidRDefault="00000000" w:rsidRPr="00000000" w14:paraId="0000002E">
            <w:pPr>
              <w:spacing w:line="240" w:lineRule="auto"/>
              <w:rPr>
                <w:rFonts w:ascii="Times" w:cs="Times" w:eastAsia="Times" w:hAnsi="Times"/>
                <w:sz w:val="14"/>
                <w:szCs w:val="14"/>
              </w:rPr>
            </w:pPr>
            <w:r w:rsidDel="00000000" w:rsidR="00000000" w:rsidRPr="00000000">
              <w:rPr>
                <w:rtl w:val="0"/>
              </w:rPr>
            </w:r>
          </w:p>
        </w:tc>
      </w:tr>
    </w:tbl>
    <w:p w:rsidR="00000000" w:rsidDel="00000000" w:rsidP="00000000" w:rsidRDefault="00000000" w:rsidRPr="00000000" w14:paraId="0000002F">
      <w:pPr>
        <w:spacing w:line="240" w:lineRule="auto"/>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5943600" cy="190500"/>
            <wp:effectExtent b="0" l="0" r="0" t="0"/>
            <wp:docPr descr="https://my.uowdubai.ac.ae/images/scissors.gif" id="8" name="image15.gif"/>
            <a:graphic>
              <a:graphicData uri="http://schemas.openxmlformats.org/drawingml/2006/picture">
                <pic:pic>
                  <pic:nvPicPr>
                    <pic:cNvPr descr="https://my.uowdubai.ac.ae/images/scissors.gif" id="0" name="image15.gif"/>
                    <pic:cNvPicPr preferRelativeResize="0"/>
                  </pic:nvPicPr>
                  <pic:blipFill>
                    <a:blip r:embed="rId10"/>
                    <a:srcRect b="0" l="0" r="0" t="0"/>
                    <a:stretch>
                      <a:fillRect/>
                    </a:stretch>
                  </pic:blipFill>
                  <pic:spPr>
                    <a:xfrm>
                      <a:off x="0" y="0"/>
                      <a:ext cx="5943600" cy="190500"/>
                    </a:xfrm>
                    <a:prstGeom prst="rect"/>
                    <a:ln/>
                  </pic:spPr>
                </pic:pic>
              </a:graphicData>
            </a:graphic>
          </wp:inline>
        </w:drawing>
      </w:r>
      <w:r w:rsidDel="00000000" w:rsidR="00000000" w:rsidRPr="00000000">
        <w:rPr>
          <w:rtl w:val="0"/>
        </w:rPr>
      </w:r>
    </w:p>
    <w:tbl>
      <w:tblPr>
        <w:tblStyle w:val="Table7"/>
        <w:tblW w:w="9448.0" w:type="dxa"/>
        <w:jc w:val="left"/>
        <w:tblInd w:w="0.0" w:type="dxa"/>
        <w:tblBorders>
          <w:top w:color="cccccc" w:space="0" w:sz="6" w:val="single"/>
          <w:left w:color="cccccc" w:space="0" w:sz="6" w:val="single"/>
          <w:bottom w:color="cccccc" w:space="0" w:sz="6" w:val="single"/>
          <w:right w:color="cccccc" w:space="0" w:sz="6" w:val="single"/>
        </w:tblBorders>
        <w:tblLayout w:type="fixed"/>
        <w:tblLook w:val="0400"/>
      </w:tblPr>
      <w:tblGrid>
        <w:gridCol w:w="9448"/>
        <w:tblGridChange w:id="0">
          <w:tblGrid>
            <w:gridCol w:w="9448"/>
          </w:tblGrid>
        </w:tblGridChange>
      </w:tblGrid>
      <w:tr>
        <w:tc>
          <w:tcPr>
            <w:vAlign w:val="center"/>
          </w:tcPr>
          <w:p w:rsidR="00000000" w:rsidDel="00000000" w:rsidP="00000000" w:rsidRDefault="00000000" w:rsidRPr="00000000" w14:paraId="00000030">
            <w:pPr>
              <w:widowControl w:val="0"/>
              <w:rPr>
                <w:rFonts w:ascii="Times" w:cs="Times" w:eastAsia="Times" w:hAnsi="Times"/>
                <w:sz w:val="24"/>
                <w:szCs w:val="24"/>
              </w:rPr>
            </w:pPr>
            <w:r w:rsidDel="00000000" w:rsidR="00000000" w:rsidRPr="00000000">
              <w:rPr>
                <w:rtl w:val="0"/>
              </w:rPr>
            </w:r>
          </w:p>
          <w:tbl>
            <w:tblPr>
              <w:tblStyle w:val="Table8"/>
              <w:tblW w:w="9360.0" w:type="dxa"/>
              <w:jc w:val="left"/>
              <w:tblLayout w:type="fixed"/>
              <w:tblLook w:val="0400"/>
            </w:tblPr>
            <w:tblGrid>
              <w:gridCol w:w="4680"/>
              <w:gridCol w:w="4680"/>
              <w:tblGridChange w:id="0">
                <w:tblGrid>
                  <w:gridCol w:w="4680"/>
                  <w:gridCol w:w="4680"/>
                </w:tblGrid>
              </w:tblGridChange>
            </w:tblGrid>
            <w:tr>
              <w:tc>
                <w:tcPr>
                  <w:gridSpan w:val="2"/>
                  <w:vAlign w:val="center"/>
                </w:tcPr>
                <w:p w:rsidR="00000000" w:rsidDel="00000000" w:rsidP="00000000" w:rsidRDefault="00000000" w:rsidRPr="00000000" w14:paraId="00000031">
                  <w:pPr>
                    <w:spacing w:after="100" w:before="100" w:line="240" w:lineRule="auto"/>
                    <w:rPr>
                      <w:rFonts w:ascii="Times" w:cs="Times" w:eastAsia="Times" w:hAnsi="Times"/>
                      <w:sz w:val="14"/>
                      <w:szCs w:val="14"/>
                    </w:rPr>
                  </w:pPr>
                  <w:r w:rsidDel="00000000" w:rsidR="00000000" w:rsidRPr="00000000">
                    <w:rPr>
                      <w:rFonts w:ascii="Times" w:cs="Times" w:eastAsia="Times" w:hAnsi="Times"/>
                      <w:b w:val="1"/>
                      <w:color w:val="990000"/>
                      <w:sz w:val="17"/>
                      <w:szCs w:val="17"/>
                      <w:rtl w:val="0"/>
                    </w:rPr>
                    <w:t xml:space="preserve">Student Assignment Receipt</w:t>
                  </w:r>
                  <w:r w:rsidDel="00000000" w:rsidR="00000000" w:rsidRPr="00000000">
                    <w:rPr>
                      <w:rFonts w:ascii="Times" w:cs="Times" w:eastAsia="Times" w:hAnsi="Times"/>
                      <w:sz w:val="14"/>
                      <w:szCs w:val="14"/>
                      <w:rtl w:val="0"/>
                    </w:rPr>
                    <w:t xml:space="preserve"> (To be filled in and retained by Student upon submission of assignment)</w:t>
                  </w:r>
                </w:p>
              </w:tc>
            </w:tr>
            <w:tr>
              <w:trPr>
                <w:trHeight w:val="240" w:hRule="atLeast"/>
              </w:trPr>
              <w:tc>
                <w:tcPr>
                  <w:vAlign w:val="center"/>
                </w:tcPr>
                <w:p w:rsidR="00000000" w:rsidDel="00000000" w:rsidP="00000000" w:rsidRDefault="00000000" w:rsidRPr="00000000" w14:paraId="00000033">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Subject:</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34">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Assignment Title:</w:t>
                  </w:r>
                  <w:r w:rsidDel="00000000" w:rsidR="00000000" w:rsidRPr="00000000">
                    <w:rPr>
                      <w:rFonts w:ascii="Times" w:cs="Times" w:eastAsia="Times" w:hAnsi="Times"/>
                      <w:sz w:val="14"/>
                      <w:szCs w:val="14"/>
                      <w:rtl w:val="0"/>
                    </w:rPr>
                    <w:t xml:space="preserve"> </w:t>
                  </w:r>
                </w:p>
              </w:tc>
            </w:tr>
            <w:tr>
              <w:tc>
                <w:tcPr>
                  <w:vAlign w:val="center"/>
                </w:tcPr>
                <w:p w:rsidR="00000000" w:rsidDel="00000000" w:rsidP="00000000" w:rsidRDefault="00000000" w:rsidRPr="00000000" w14:paraId="00000035">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Student Name:</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36">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Student Number:</w:t>
                  </w:r>
                  <w:r w:rsidDel="00000000" w:rsidR="00000000" w:rsidRPr="00000000">
                    <w:rPr>
                      <w:rFonts w:ascii="Times" w:cs="Times" w:eastAsia="Times" w:hAnsi="Times"/>
                      <w:sz w:val="14"/>
                      <w:szCs w:val="14"/>
                      <w:rtl w:val="0"/>
                    </w:rPr>
                    <w:t xml:space="preserve"> </w:t>
                  </w:r>
                </w:p>
              </w:tc>
            </w:tr>
            <w:tr>
              <w:tc>
                <w:tcPr>
                  <w:vAlign w:val="center"/>
                </w:tcPr>
                <w:p w:rsidR="00000000" w:rsidDel="00000000" w:rsidP="00000000" w:rsidRDefault="00000000" w:rsidRPr="00000000" w14:paraId="00000037">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Due Date:</w:t>
                  </w:r>
                  <w:r w:rsidDel="00000000" w:rsidR="00000000" w:rsidRPr="00000000">
                    <w:rPr>
                      <w:rFonts w:ascii="Times" w:cs="Times" w:eastAsia="Times" w:hAnsi="Times"/>
                      <w:sz w:val="14"/>
                      <w:szCs w:val="14"/>
                      <w:rtl w:val="0"/>
                    </w:rPr>
                    <w:t xml:space="preserve"> </w:t>
                  </w:r>
                </w:p>
              </w:tc>
              <w:tc>
                <w:tcPr>
                  <w:vAlign w:val="center"/>
                </w:tcPr>
                <w:p w:rsidR="00000000" w:rsidDel="00000000" w:rsidP="00000000" w:rsidRDefault="00000000" w:rsidRPr="00000000" w14:paraId="00000038">
                  <w:pPr>
                    <w:spacing w:line="240" w:lineRule="auto"/>
                    <w:rPr>
                      <w:rFonts w:ascii="Times" w:cs="Times" w:eastAsia="Times" w:hAnsi="Times"/>
                      <w:sz w:val="14"/>
                      <w:szCs w:val="14"/>
                    </w:rPr>
                  </w:pPr>
                  <w:bookmarkStart w:colFirst="0" w:colLast="0" w:name="_gjdgxs" w:id="0"/>
                  <w:bookmarkEnd w:id="0"/>
                  <w:r w:rsidDel="00000000" w:rsidR="00000000" w:rsidRPr="00000000">
                    <w:rPr>
                      <w:rFonts w:ascii="Times" w:cs="Times" w:eastAsia="Times" w:hAnsi="Times"/>
                      <w:b w:val="1"/>
                      <w:color w:val="000099"/>
                      <w:sz w:val="14"/>
                      <w:szCs w:val="14"/>
                      <w:rtl w:val="0"/>
                    </w:rPr>
                    <w:t xml:space="preserve">Date Submitted:</w:t>
                  </w:r>
                  <w:r w:rsidDel="00000000" w:rsidR="00000000" w:rsidRPr="00000000">
                    <w:rPr>
                      <w:rFonts w:ascii="Times" w:cs="Times" w:eastAsia="Times" w:hAnsi="Times"/>
                      <w:sz w:val="14"/>
                      <w:szCs w:val="14"/>
                      <w:rtl w:val="0"/>
                    </w:rPr>
                    <w:t xml:space="preserve"> </w:t>
                  </w:r>
                </w:p>
              </w:tc>
            </w:tr>
            <w:tr>
              <w:tc>
                <w:tcPr>
                  <w:gridSpan w:val="2"/>
                  <w:vAlign w:val="center"/>
                </w:tcPr>
                <w:p w:rsidR="00000000" w:rsidDel="00000000" w:rsidP="00000000" w:rsidRDefault="00000000" w:rsidRPr="00000000" w14:paraId="00000039">
                  <w:pPr>
                    <w:spacing w:line="240" w:lineRule="auto"/>
                    <w:rPr>
                      <w:rFonts w:ascii="Times" w:cs="Times" w:eastAsia="Times" w:hAnsi="Times"/>
                      <w:sz w:val="14"/>
                      <w:szCs w:val="14"/>
                    </w:rPr>
                  </w:pPr>
                  <w:r w:rsidDel="00000000" w:rsidR="00000000" w:rsidRPr="00000000">
                    <w:rPr>
                      <w:rFonts w:ascii="Times" w:cs="Times" w:eastAsia="Times" w:hAnsi="Times"/>
                      <w:b w:val="1"/>
                      <w:color w:val="000099"/>
                      <w:sz w:val="14"/>
                      <w:szCs w:val="14"/>
                      <w:rtl w:val="0"/>
                    </w:rPr>
                    <w:t xml:space="preserve">Signature of Lecturer</w:t>
                  </w:r>
                  <w:r w:rsidDel="00000000" w:rsidR="00000000" w:rsidRPr="00000000">
                    <w:rPr>
                      <w:rtl w:val="0"/>
                    </w:rPr>
                  </w:r>
                </w:p>
              </w:tc>
            </w:tr>
          </w:tbl>
          <w:p w:rsidR="00000000" w:rsidDel="00000000" w:rsidP="00000000" w:rsidRDefault="00000000" w:rsidRPr="00000000" w14:paraId="0000003B">
            <w:pPr>
              <w:spacing w:line="240" w:lineRule="auto"/>
              <w:rPr>
                <w:rFonts w:ascii="Times" w:cs="Times" w:eastAsia="Times" w:hAnsi="Times"/>
                <w:sz w:val="14"/>
                <w:szCs w:val="14"/>
              </w:rPr>
            </w:pPr>
            <w:r w:rsidDel="00000000" w:rsidR="00000000" w:rsidRPr="00000000">
              <w:rPr>
                <w:rtl w:val="0"/>
              </w:rPr>
            </w:r>
          </w:p>
        </w:tc>
      </w:tr>
    </w:tbl>
    <w:p w:rsidR="00000000" w:rsidDel="00000000" w:rsidP="00000000" w:rsidRDefault="00000000" w:rsidRPr="00000000" w14:paraId="0000003C">
      <w:pPr>
        <w:jc w:val="center"/>
        <w:rPr>
          <w:b w:val="1"/>
          <w:sz w:val="70"/>
          <w:szCs w:val="70"/>
        </w:rPr>
      </w:pPr>
      <w:r w:rsidDel="00000000" w:rsidR="00000000" w:rsidRPr="00000000">
        <w:rPr>
          <w:rtl w:val="0"/>
        </w:rPr>
      </w:r>
    </w:p>
    <w:p w:rsidR="00000000" w:rsidDel="00000000" w:rsidP="00000000" w:rsidRDefault="00000000" w:rsidRPr="00000000" w14:paraId="0000003D">
      <w:pPr>
        <w:jc w:val="center"/>
        <w:rPr>
          <w:b w:val="1"/>
          <w:sz w:val="70"/>
          <w:szCs w:val="70"/>
        </w:rPr>
      </w:pPr>
      <w:r w:rsidDel="00000000" w:rsidR="00000000" w:rsidRPr="00000000">
        <w:rPr>
          <w:rtl w:val="0"/>
        </w:rPr>
      </w:r>
    </w:p>
    <w:p w:rsidR="00000000" w:rsidDel="00000000" w:rsidP="00000000" w:rsidRDefault="00000000" w:rsidRPr="00000000" w14:paraId="0000003E">
      <w:pPr>
        <w:jc w:val="center"/>
        <w:rPr>
          <w:b w:val="1"/>
          <w:sz w:val="70"/>
          <w:szCs w:val="70"/>
        </w:rPr>
      </w:pPr>
      <w:r w:rsidDel="00000000" w:rsidR="00000000" w:rsidRPr="00000000">
        <w:rPr>
          <w:rtl w:val="0"/>
        </w:rPr>
      </w:r>
    </w:p>
    <w:p w:rsidR="00000000" w:rsidDel="00000000" w:rsidP="00000000" w:rsidRDefault="00000000" w:rsidRPr="00000000" w14:paraId="0000003F">
      <w:pPr>
        <w:jc w:val="center"/>
        <w:rPr>
          <w:b w:val="1"/>
          <w:sz w:val="70"/>
          <w:szCs w:val="70"/>
        </w:rPr>
      </w:pPr>
      <w:r w:rsidDel="00000000" w:rsidR="00000000" w:rsidRPr="00000000">
        <w:rPr>
          <w:b w:val="1"/>
          <w:sz w:val="70"/>
          <w:szCs w:val="70"/>
          <w:rtl w:val="0"/>
        </w:rPr>
        <w:t xml:space="preserve">CSCI323</w:t>
      </w:r>
    </w:p>
    <w:p w:rsidR="00000000" w:rsidDel="00000000" w:rsidP="00000000" w:rsidRDefault="00000000" w:rsidRPr="00000000" w14:paraId="00000040">
      <w:pPr>
        <w:spacing w:line="240" w:lineRule="auto"/>
        <w:jc w:val="center"/>
        <w:rPr>
          <w:sz w:val="60"/>
          <w:szCs w:val="60"/>
        </w:rPr>
      </w:pPr>
      <w:r w:rsidDel="00000000" w:rsidR="00000000" w:rsidRPr="00000000">
        <w:rPr>
          <w:sz w:val="60"/>
          <w:szCs w:val="60"/>
          <w:rtl w:val="0"/>
        </w:rPr>
        <w:t xml:space="preserve">Artificial Intelligence </w:t>
      </w:r>
    </w:p>
    <w:p w:rsidR="00000000" w:rsidDel="00000000" w:rsidP="00000000" w:rsidRDefault="00000000" w:rsidRPr="00000000" w14:paraId="00000041">
      <w:pPr>
        <w:spacing w:line="240" w:lineRule="auto"/>
        <w:jc w:val="center"/>
        <w:rPr>
          <w:sz w:val="60"/>
          <w:szCs w:val="60"/>
        </w:rPr>
      </w:pPr>
      <w:r w:rsidDel="00000000" w:rsidR="00000000" w:rsidRPr="00000000">
        <w:rPr>
          <w:sz w:val="60"/>
          <w:szCs w:val="60"/>
          <w:rtl w:val="0"/>
        </w:rPr>
        <w:t xml:space="preserve">Project</w:t>
      </w:r>
      <w:r w:rsidDel="00000000" w:rsidR="00000000" w:rsidRPr="00000000">
        <w:rPr>
          <w:rtl w:val="0"/>
        </w:rPr>
      </w:r>
    </w:p>
    <w:p w:rsidR="00000000" w:rsidDel="00000000" w:rsidP="00000000" w:rsidRDefault="00000000" w:rsidRPr="00000000" w14:paraId="00000042">
      <w:pPr>
        <w:spacing w:line="240" w:lineRule="auto"/>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line="240" w:lineRule="auto"/>
        <w:jc w:val="center"/>
        <w:rPr>
          <w:sz w:val="70"/>
          <w:szCs w:val="70"/>
        </w:rPr>
      </w:pPr>
      <w:r w:rsidDel="00000000" w:rsidR="00000000" w:rsidRPr="00000000">
        <w:rPr>
          <w:sz w:val="70"/>
          <w:szCs w:val="70"/>
          <w:rtl w:val="0"/>
        </w:rPr>
        <w:t xml:space="preserve">Chiku</w:t>
      </w:r>
      <w:r w:rsidDel="00000000" w:rsidR="00000000" w:rsidRPr="00000000">
        <w:rPr>
          <w:rtl w:val="0"/>
        </w:rPr>
      </w:r>
    </w:p>
    <w:p w:rsidR="00000000" w:rsidDel="00000000" w:rsidP="00000000" w:rsidRDefault="00000000" w:rsidRPr="00000000" w14:paraId="00000044">
      <w:pPr>
        <w:jc w:val="center"/>
        <w:rPr>
          <w:sz w:val="38"/>
          <w:szCs w:val="38"/>
        </w:rPr>
      </w:pPr>
      <w:r w:rsidDel="00000000" w:rsidR="00000000" w:rsidRPr="00000000">
        <w:rPr>
          <w:sz w:val="38"/>
          <w:szCs w:val="38"/>
          <w:rtl w:val="0"/>
        </w:rPr>
        <w:t xml:space="preserve">Robot Spider moving using Q-Learning</w:t>
      </w:r>
    </w:p>
    <w:p w:rsidR="00000000" w:rsidDel="00000000" w:rsidP="00000000" w:rsidRDefault="00000000" w:rsidRPr="00000000" w14:paraId="00000045">
      <w:pPr>
        <w:jc w:val="center"/>
        <w:rPr>
          <w:sz w:val="38"/>
          <w:szCs w:val="3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Lecturer’s Name:</w:t>
      </w:r>
    </w:p>
    <w:p w:rsidR="00000000" w:rsidDel="00000000" w:rsidP="00000000" w:rsidRDefault="00000000" w:rsidRPr="00000000" w14:paraId="0000004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Farhad Oroumchian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Students’ Name &amp; Number:</w:t>
      </w:r>
    </w:p>
    <w:p w:rsidR="00000000" w:rsidDel="00000000" w:rsidP="00000000" w:rsidRDefault="00000000" w:rsidRPr="00000000" w14:paraId="0000004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Fidel Lim - 5847485</w:t>
      </w:r>
    </w:p>
    <w:p w:rsidR="00000000" w:rsidDel="00000000" w:rsidP="00000000" w:rsidRDefault="00000000" w:rsidRPr="00000000" w14:paraId="0000004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Humaid Khan - 6031444</w:t>
      </w:r>
    </w:p>
    <w:p w:rsidR="00000000" w:rsidDel="00000000" w:rsidP="00000000" w:rsidRDefault="00000000" w:rsidRPr="00000000" w14:paraId="0000005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Muhammad Hassan Naseer - 5892806</w:t>
      </w:r>
    </w:p>
    <w:p w:rsidR="00000000" w:rsidDel="00000000" w:rsidP="00000000" w:rsidRDefault="00000000" w:rsidRPr="00000000" w14:paraId="00000051">
      <w:pPr>
        <w:jc w:val="both"/>
        <w:rPr/>
      </w:pPr>
      <w:r w:rsidDel="00000000" w:rsidR="00000000" w:rsidRPr="00000000">
        <w:rPr>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right" w:pos="9360"/>
            </w:tabs>
            <w:spacing w:before="80" w:line="240" w:lineRule="auto"/>
            <w:ind w:left="0" w:firstLine="0"/>
            <w:rPr>
              <w:rFonts w:ascii="Times" w:cs="Times" w:eastAsia="Times" w:hAnsi="Time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0qcbnkrtoyn">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Member Breakdown of Tasks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_u0qcbnkrtoyn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iq2bnxb7o3gc">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Question: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_iq2bnxb7o3gc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3rts3kkbvqrl">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_3rts3kkbvqrl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fw8r3u186y83">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Configuration (what pins are used for what)</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_fw8r3u186y83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2p2khcq9gn8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Pictures of 3D Printing</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_2p2khcq9gn8l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ilbnuv535zk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Design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_ilbnuv535zkb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sw5bk813cwa8">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Description (How your system works)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_sw5bk813cwa8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rgltr1ixcrvf">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Detail parameters (Max distance, Min distance, and other numerical values)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_rgltr1ixcrvf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9kypjbu6sb45">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Limitations (define your scope and what your project can not do)</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_9kypjbu6sb45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ey9owa18f0ge">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Pictures of the robot in various stages of the work</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_ey9owa18f0ge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w3ogc19hnnwp">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Challenges</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_w3ogc19hnnwp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after="80" w:before="200" w:line="240" w:lineRule="auto"/>
            <w:ind w:left="0" w:firstLine="0"/>
            <w:rPr>
              <w:rFonts w:ascii="Times" w:cs="Times" w:eastAsia="Times" w:hAnsi="Times"/>
              <w:b w:val="1"/>
              <w:i w:val="0"/>
              <w:smallCaps w:val="0"/>
              <w:strike w:val="0"/>
              <w:color w:val="000000"/>
              <w:sz w:val="22"/>
              <w:szCs w:val="22"/>
              <w:u w:val="none"/>
              <w:shd w:fill="auto" w:val="clear"/>
              <w:vertAlign w:val="baseline"/>
            </w:rPr>
          </w:pPr>
          <w:hyperlink w:anchor="_dymazpv95v7h">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Code</w:t>
            </w:r>
          </w:hyperlink>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_dymazpv95v7h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Heading1"/>
        <w:jc w:val="both"/>
        <w:rPr/>
      </w:pPr>
      <w:bookmarkStart w:colFirst="0" w:colLast="0" w:name="_r3g5576ewp4s" w:id="1"/>
      <w:bookmarkEnd w:id="1"/>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u0qcbnkrtoyn" w:id="2"/>
      <w:bookmarkEnd w:id="2"/>
      <w:r w:rsidDel="00000000" w:rsidR="00000000" w:rsidRPr="00000000">
        <w:rPr>
          <w:rtl w:val="0"/>
        </w:rPr>
        <w:t xml:space="preserve">Member Breakdown of Tasks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605"/>
        <w:gridCol w:w="5625"/>
        <w:tblGridChange w:id="0">
          <w:tblGrid>
            <w:gridCol w:w="2130"/>
            <w:gridCol w:w="1605"/>
            <w:gridCol w:w="5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4"/>
                <w:szCs w:val="24"/>
              </w:rPr>
            </w:pPr>
            <w:r w:rsidDel="00000000" w:rsidR="00000000" w:rsidRPr="00000000">
              <w:rPr>
                <w:b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sz w:val="24"/>
                <w:szCs w:val="24"/>
              </w:rPr>
            </w:pPr>
            <w:r w:rsidDel="00000000" w:rsidR="00000000" w:rsidRPr="00000000">
              <w:rPr>
                <w:b w:val="1"/>
                <w:sz w:val="24"/>
                <w:szCs w:val="24"/>
                <w:rtl w:val="0"/>
              </w:rPr>
              <w:t xml:space="preserve">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both"/>
              <w:rPr>
                <w:sz w:val="24"/>
                <w:szCs w:val="24"/>
              </w:rPr>
            </w:pPr>
            <w:r w:rsidDel="00000000" w:rsidR="00000000" w:rsidRPr="00000000">
              <w:rPr>
                <w:sz w:val="24"/>
                <w:szCs w:val="24"/>
                <w:rtl w:val="0"/>
              </w:rPr>
              <w:t xml:space="preserve">Humaid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6031444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3"/>
              </w:numPr>
              <w:spacing w:line="240" w:lineRule="auto"/>
              <w:ind w:left="720" w:hanging="360"/>
              <w:jc w:val="both"/>
              <w:rPr>
                <w:sz w:val="24"/>
                <w:szCs w:val="24"/>
              </w:rPr>
            </w:pPr>
            <w:r w:rsidDel="00000000" w:rsidR="00000000" w:rsidRPr="00000000">
              <w:rPr>
                <w:sz w:val="24"/>
                <w:szCs w:val="24"/>
                <w:rtl w:val="0"/>
              </w:rPr>
              <w:t xml:space="preserve">Coding</w:t>
              <w:tab/>
              <w:t xml:space="preserve"> (major)</w:t>
            </w:r>
          </w:p>
          <w:p w:rsidR="00000000" w:rsidDel="00000000" w:rsidP="00000000" w:rsidRDefault="00000000" w:rsidRPr="00000000" w14:paraId="0000007B">
            <w:pPr>
              <w:widowControl w:val="0"/>
              <w:numPr>
                <w:ilvl w:val="0"/>
                <w:numId w:val="3"/>
              </w:numPr>
              <w:spacing w:line="240" w:lineRule="auto"/>
              <w:ind w:left="720" w:hanging="360"/>
              <w:jc w:val="both"/>
              <w:rPr>
                <w:sz w:val="24"/>
                <w:szCs w:val="24"/>
              </w:rPr>
            </w:pPr>
            <w:r w:rsidDel="00000000" w:rsidR="00000000" w:rsidRPr="00000000">
              <w:rPr>
                <w:sz w:val="24"/>
                <w:szCs w:val="24"/>
                <w:rtl w:val="0"/>
              </w:rPr>
              <w:t xml:space="preserve">Build the robot</w:t>
            </w:r>
          </w:p>
          <w:p w:rsidR="00000000" w:rsidDel="00000000" w:rsidP="00000000" w:rsidRDefault="00000000" w:rsidRPr="00000000" w14:paraId="0000007C">
            <w:pPr>
              <w:widowControl w:val="0"/>
              <w:numPr>
                <w:ilvl w:val="0"/>
                <w:numId w:val="3"/>
              </w:numPr>
              <w:spacing w:line="240" w:lineRule="auto"/>
              <w:ind w:left="720" w:hanging="360"/>
              <w:jc w:val="both"/>
              <w:rPr>
                <w:sz w:val="24"/>
                <w:szCs w:val="24"/>
                <w:u w:val="none"/>
              </w:rPr>
            </w:pPr>
            <w:r w:rsidDel="00000000" w:rsidR="00000000" w:rsidRPr="00000000">
              <w:rPr>
                <w:sz w:val="24"/>
                <w:szCs w:val="24"/>
                <w:rtl w:val="0"/>
              </w:rPr>
              <w:t xml:space="preserve">Training and Testing robot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both"/>
              <w:rPr>
                <w:sz w:val="24"/>
                <w:szCs w:val="24"/>
              </w:rPr>
            </w:pPr>
            <w:r w:rsidDel="00000000" w:rsidR="00000000" w:rsidRPr="00000000">
              <w:rPr>
                <w:sz w:val="24"/>
                <w:szCs w:val="24"/>
                <w:rtl w:val="0"/>
              </w:rPr>
              <w:t xml:space="preserve">Fidel Lim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5847485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numPr>
                <w:ilvl w:val="0"/>
                <w:numId w:val="6"/>
              </w:numPr>
              <w:spacing w:line="240" w:lineRule="auto"/>
              <w:ind w:left="720" w:hanging="360"/>
              <w:rPr>
                <w:sz w:val="24"/>
                <w:szCs w:val="24"/>
              </w:rPr>
            </w:pPr>
            <w:r w:rsidDel="00000000" w:rsidR="00000000" w:rsidRPr="00000000">
              <w:rPr>
                <w:sz w:val="24"/>
                <w:szCs w:val="24"/>
                <w:rtl w:val="0"/>
              </w:rPr>
              <w:t xml:space="preserve">Printed 3D printing materials</w:t>
            </w:r>
          </w:p>
          <w:p w:rsidR="00000000" w:rsidDel="00000000" w:rsidP="00000000" w:rsidRDefault="00000000" w:rsidRPr="00000000" w14:paraId="00000080">
            <w:pPr>
              <w:numPr>
                <w:ilvl w:val="0"/>
                <w:numId w:val="6"/>
              </w:numPr>
              <w:spacing w:line="240" w:lineRule="auto"/>
              <w:ind w:left="720" w:hanging="360"/>
              <w:rPr>
                <w:sz w:val="24"/>
                <w:szCs w:val="24"/>
              </w:rPr>
            </w:pPr>
            <w:r w:rsidDel="00000000" w:rsidR="00000000" w:rsidRPr="00000000">
              <w:rPr>
                <w:sz w:val="24"/>
                <w:szCs w:val="24"/>
                <w:rtl w:val="0"/>
              </w:rPr>
              <w:t xml:space="preserve">Build the robot</w:t>
            </w:r>
          </w:p>
          <w:p w:rsidR="00000000" w:rsidDel="00000000" w:rsidP="00000000" w:rsidRDefault="00000000" w:rsidRPr="00000000" w14:paraId="00000081">
            <w:pPr>
              <w:numPr>
                <w:ilvl w:val="0"/>
                <w:numId w:val="6"/>
              </w:numPr>
              <w:spacing w:line="240" w:lineRule="auto"/>
              <w:ind w:left="720" w:hanging="360"/>
              <w:rPr>
                <w:sz w:val="24"/>
                <w:szCs w:val="24"/>
              </w:rPr>
            </w:pPr>
            <w:r w:rsidDel="00000000" w:rsidR="00000000" w:rsidRPr="00000000">
              <w:rPr>
                <w:sz w:val="24"/>
                <w:szCs w:val="24"/>
                <w:rtl w:val="0"/>
              </w:rPr>
              <w:t xml:space="preserve">A little coding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jc w:val="both"/>
              <w:rPr>
                <w:sz w:val="24"/>
                <w:szCs w:val="24"/>
              </w:rPr>
            </w:pPr>
            <w:r w:rsidDel="00000000" w:rsidR="00000000" w:rsidRPr="00000000">
              <w:rPr>
                <w:sz w:val="24"/>
                <w:szCs w:val="24"/>
                <w:rtl w:val="0"/>
              </w:rPr>
              <w:t xml:space="preserve">Hassan Naseer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5892806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numPr>
                <w:ilvl w:val="0"/>
                <w:numId w:val="7"/>
              </w:numPr>
              <w:spacing w:line="240" w:lineRule="auto"/>
              <w:ind w:left="720" w:hanging="360"/>
              <w:rPr>
                <w:sz w:val="24"/>
                <w:szCs w:val="24"/>
              </w:rPr>
            </w:pPr>
            <w:r w:rsidDel="00000000" w:rsidR="00000000" w:rsidRPr="00000000">
              <w:rPr>
                <w:sz w:val="24"/>
                <w:szCs w:val="24"/>
                <w:rtl w:val="0"/>
              </w:rPr>
              <w:t xml:space="preserve">Moral support</w:t>
            </w:r>
          </w:p>
          <w:p w:rsidR="00000000" w:rsidDel="00000000" w:rsidP="00000000" w:rsidRDefault="00000000" w:rsidRPr="00000000" w14:paraId="00000085">
            <w:pPr>
              <w:numPr>
                <w:ilvl w:val="0"/>
                <w:numId w:val="7"/>
              </w:numPr>
              <w:spacing w:line="240" w:lineRule="auto"/>
              <w:ind w:left="720" w:hanging="360"/>
              <w:rPr>
                <w:sz w:val="24"/>
                <w:szCs w:val="24"/>
              </w:rPr>
            </w:pPr>
            <w:r w:rsidDel="00000000" w:rsidR="00000000" w:rsidRPr="00000000">
              <w:rPr>
                <w:sz w:val="24"/>
                <w:szCs w:val="24"/>
                <w:rtl w:val="0"/>
              </w:rPr>
              <w:t xml:space="preserve">Coding chatbot</w:t>
            </w:r>
            <w:ins w:author="Muhammad Hassan" w:id="0" w:date="2019-08-06T19:43:51Z">
              <w:r w:rsidDel="00000000" w:rsidR="00000000" w:rsidRPr="00000000">
                <w:rPr>
                  <w:sz w:val="24"/>
                  <w:szCs w:val="24"/>
                  <w:rtl w:val="0"/>
                </w:rPr>
                <w:t xml:space="preserve">(fail-safe)</w:t>
              </w:r>
            </w:ins>
            <w:r w:rsidDel="00000000" w:rsidR="00000000" w:rsidRPr="00000000">
              <w:rPr>
                <w:rtl w:val="0"/>
              </w:rPr>
            </w:r>
          </w:p>
          <w:p w:rsidR="00000000" w:rsidDel="00000000" w:rsidP="00000000" w:rsidRDefault="00000000" w:rsidRPr="00000000" w14:paraId="00000086">
            <w:pPr>
              <w:numPr>
                <w:ilvl w:val="0"/>
                <w:numId w:val="7"/>
              </w:numPr>
              <w:spacing w:line="240" w:lineRule="auto"/>
              <w:ind w:left="720" w:hanging="360"/>
              <w:rPr>
                <w:sz w:val="24"/>
                <w:szCs w:val="24"/>
              </w:rPr>
            </w:pPr>
            <w:r w:rsidDel="00000000" w:rsidR="00000000" w:rsidRPr="00000000">
              <w:rPr>
                <w:sz w:val="24"/>
                <w:szCs w:val="24"/>
                <w:rtl w:val="0"/>
              </w:rPr>
              <w:t xml:space="preserve">Q-Learning research</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center"/>
              <w:rPr>
                <w:sz w:val="24"/>
                <w:szCs w:val="24"/>
              </w:rPr>
            </w:pPr>
            <w:r w:rsidDel="00000000" w:rsidR="00000000" w:rsidRPr="00000000">
              <w:rPr>
                <w:sz w:val="24"/>
                <w:szCs w:val="24"/>
                <w:rtl w:val="0"/>
              </w:rPr>
              <w:t xml:space="preserve">Group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numPr>
                <w:ilvl w:val="0"/>
                <w:numId w:val="4"/>
              </w:numPr>
              <w:spacing w:line="240" w:lineRule="auto"/>
              <w:ind w:left="720" w:hanging="360"/>
              <w:rPr>
                <w:sz w:val="24"/>
                <w:szCs w:val="24"/>
              </w:rPr>
            </w:pPr>
            <w:r w:rsidDel="00000000" w:rsidR="00000000" w:rsidRPr="00000000">
              <w:rPr>
                <w:sz w:val="24"/>
                <w:szCs w:val="24"/>
                <w:rtl w:val="0"/>
              </w:rPr>
              <w:t xml:space="preserve">Teamwork </w:t>
            </w:r>
          </w:p>
          <w:p w:rsidR="00000000" w:rsidDel="00000000" w:rsidP="00000000" w:rsidRDefault="00000000" w:rsidRPr="00000000" w14:paraId="0000008A">
            <w:pPr>
              <w:numPr>
                <w:ilvl w:val="0"/>
                <w:numId w:val="4"/>
              </w:numPr>
              <w:spacing w:line="240" w:lineRule="auto"/>
              <w:ind w:left="720" w:hanging="360"/>
              <w:rPr>
                <w:sz w:val="24"/>
                <w:szCs w:val="24"/>
                <w:u w:val="none"/>
              </w:rPr>
            </w:pPr>
            <w:r w:rsidDel="00000000" w:rsidR="00000000" w:rsidRPr="00000000">
              <w:rPr>
                <w:sz w:val="24"/>
                <w:szCs w:val="24"/>
                <w:rtl w:val="0"/>
              </w:rPr>
              <w:t xml:space="preserve">Report</w:t>
            </w:r>
          </w:p>
        </w:tc>
      </w:tr>
    </w:tbl>
    <w:p w:rsidR="00000000" w:rsidDel="00000000" w:rsidP="00000000" w:rsidRDefault="00000000" w:rsidRPr="00000000" w14:paraId="0000008B">
      <w:pPr>
        <w:pStyle w:val="Heading1"/>
        <w:jc w:val="both"/>
        <w:rPr/>
      </w:pPr>
      <w:bookmarkStart w:colFirst="0" w:colLast="0" w:name="_iq2bnxb7o3gc" w:id="3"/>
      <w:bookmarkEnd w:id="3"/>
      <w:r w:rsidDel="00000000" w:rsidR="00000000" w:rsidRPr="00000000">
        <w:rPr>
          <w:rtl w:val="0"/>
        </w:rPr>
        <w:t xml:space="preserve">Question:</w:t>
      </w:r>
      <w:r w:rsidDel="00000000" w:rsidR="00000000" w:rsidRPr="00000000">
        <w:rPr>
          <w:rtl w:val="0"/>
        </w:rPr>
        <w:t xml:space="preserve"> </w:t>
      </w:r>
    </w:p>
    <w:p w:rsidR="00000000" w:rsidDel="00000000" w:rsidP="00000000" w:rsidRDefault="00000000" w:rsidRPr="00000000" w14:paraId="0000008C">
      <w:pPr>
        <w:jc w:val="both"/>
        <w:rPr/>
      </w:pPr>
      <w:r w:rsidDel="00000000" w:rsidR="00000000" w:rsidRPr="00000000">
        <w:rPr>
          <w:rtl w:val="0"/>
        </w:rPr>
        <w:t xml:space="preserve">Robot Spider moving using Q-Learning</w:t>
      </w:r>
    </w:p>
    <w:p w:rsidR="00000000" w:rsidDel="00000000" w:rsidP="00000000" w:rsidRDefault="00000000" w:rsidRPr="00000000" w14:paraId="0000008D">
      <w:pPr>
        <w:jc w:val="both"/>
        <w:rPr/>
      </w:pPr>
      <w:hyperlink r:id="rId11">
        <w:r w:rsidDel="00000000" w:rsidR="00000000" w:rsidRPr="00000000">
          <w:rPr>
            <w:color w:val="1155cc"/>
            <w:u w:val="single"/>
            <w:rtl w:val="0"/>
          </w:rPr>
          <w:t xml:space="preserve">https://www.hackster.io/yasaspeiris/raspberry-pi-powered-quadruped-bbb68b</w:t>
        </w:r>
      </w:hyperlink>
      <w:r w:rsidDel="00000000" w:rsidR="00000000" w:rsidRPr="00000000">
        <w:rPr>
          <w:rtl w:val="0"/>
        </w:rPr>
      </w:r>
    </w:p>
    <w:p w:rsidR="00000000" w:rsidDel="00000000" w:rsidP="00000000" w:rsidRDefault="00000000" w:rsidRPr="00000000" w14:paraId="0000008E">
      <w:pPr>
        <w:pStyle w:val="Heading1"/>
        <w:ind w:left="0" w:firstLine="0"/>
        <w:jc w:val="both"/>
        <w:rPr/>
      </w:pPr>
      <w:bookmarkStart w:colFirst="0" w:colLast="0" w:name="_3rts3kkbvqrl" w:id="4"/>
      <w:bookmarkEnd w:id="4"/>
      <w:r w:rsidDel="00000000" w:rsidR="00000000" w:rsidRPr="00000000">
        <w:rPr>
          <w:rtl w:val="0"/>
        </w:rPr>
        <w:t xml:space="preserve">Introduction </w:t>
      </w:r>
    </w:p>
    <w:p w:rsidR="00000000" w:rsidDel="00000000" w:rsidP="00000000" w:rsidRDefault="00000000" w:rsidRPr="00000000" w14:paraId="0000008F">
      <w:pPr>
        <w:jc w:val="both"/>
        <w:rPr/>
      </w:pPr>
      <w:r w:rsidDel="00000000" w:rsidR="00000000" w:rsidRPr="00000000">
        <w:rPr>
          <w:rtl w:val="0"/>
        </w:rPr>
        <w:t xml:space="preserve">In this project, We built a four-legged robot and taught it to walk using Q-Learning. Q-Learning is a simple form of reinforcement learning that uses a Q-matrix to find the best actions. Q-Learning involves 3 main attributes: States, Actions, Rewards. The state is a unique configuration of the robot, the action is moving some components of the robot, and the reward is given based on how far the robot has travelled.  For each state and action </w:t>
      </w:r>
      <w:r w:rsidDel="00000000" w:rsidR="00000000" w:rsidRPr="00000000">
        <w:rPr>
          <w:rtl w:val="0"/>
        </w:rPr>
        <w:t xml:space="preserve">pairs</w:t>
      </w:r>
      <w:r w:rsidDel="00000000" w:rsidR="00000000" w:rsidRPr="00000000">
        <w:rPr>
          <w:rtl w:val="0"/>
        </w:rPr>
        <w:t xml:space="preserve">, there was a value in the Q-matrix. The robot will perform random actions and update the Q-matrix based on the reward it achieves. By following the best actions in the current state, the robot learns to walk.</w:t>
      </w:r>
      <w:r w:rsidDel="00000000" w:rsidR="00000000" w:rsidRPr="00000000">
        <w:rPr>
          <w:rtl w:val="0"/>
        </w:rPr>
      </w:r>
    </w:p>
    <w:p w:rsidR="00000000" w:rsidDel="00000000" w:rsidP="00000000" w:rsidRDefault="00000000" w:rsidRPr="00000000" w14:paraId="00000090">
      <w:pPr>
        <w:pStyle w:val="Heading1"/>
        <w:rPr/>
      </w:pPr>
      <w:bookmarkStart w:colFirst="0" w:colLast="0" w:name="_fw8r3u186y83" w:id="5"/>
      <w:bookmarkEnd w:id="5"/>
      <w:r w:rsidDel="00000000" w:rsidR="00000000" w:rsidRPr="00000000">
        <w:rPr>
          <w:rtl w:val="0"/>
        </w:rPr>
        <w:t xml:space="preserve">Configuration (what pins are used for what) </w:t>
      </w:r>
    </w:p>
    <w:p w:rsidR="00000000" w:rsidDel="00000000" w:rsidP="00000000" w:rsidRDefault="00000000" w:rsidRPr="00000000" w14:paraId="00000091">
      <w:pPr>
        <w:pStyle w:val="Heading2"/>
        <w:rPr>
          <w:sz w:val="28"/>
          <w:szCs w:val="28"/>
        </w:rPr>
      </w:pPr>
      <w:bookmarkStart w:colFirst="0" w:colLast="0" w:name="_2p2khcq9gn8l" w:id="6"/>
      <w:bookmarkEnd w:id="6"/>
      <w:r w:rsidDel="00000000" w:rsidR="00000000" w:rsidRPr="00000000">
        <w:rPr>
          <w:rtl w:val="0"/>
        </w:rPr>
        <w:t xml:space="preserve">Pictures of 3D Printing</w:t>
      </w:r>
      <w:r w:rsidDel="00000000" w:rsidR="00000000" w:rsidRPr="00000000">
        <w:rPr>
          <w:rtl w:val="0"/>
        </w:rPr>
      </w:r>
    </w:p>
    <w:tbl>
      <w:tblPr>
        <w:tblStyle w:val="Table10"/>
        <w:tblW w:w="9360.0" w:type="dxa"/>
        <w:jc w:val="left"/>
        <w:tblInd w:w="100.0" w:type="pc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4680"/>
        <w:gridCol w:w="4680"/>
        <w:tblGridChange w:id="0">
          <w:tblGrid>
            <w:gridCol w:w="4680"/>
            <w:gridCol w:w="4680"/>
          </w:tblGrid>
        </w:tblGridChange>
      </w:tblGrid>
      <w:tr>
        <w:trPr>
          <w:trHeight w:val="41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8"/>
                <w:szCs w:val="28"/>
              </w:rPr>
            </w:pPr>
            <w:r w:rsidDel="00000000" w:rsidR="00000000" w:rsidRPr="00000000">
              <w:rPr>
                <w:sz w:val="28"/>
                <w:szCs w:val="28"/>
              </w:rPr>
              <w:drawing>
                <wp:inline distB="114300" distT="114300" distL="114300" distR="114300">
                  <wp:extent cx="2838450" cy="23241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384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jc w:val="center"/>
              <w:rPr>
                <w:sz w:val="28"/>
                <w:szCs w:val="28"/>
              </w:rPr>
            </w:pPr>
            <w:r w:rsidDel="00000000" w:rsidR="00000000" w:rsidRPr="00000000">
              <w:rPr>
                <w:sz w:val="28"/>
                <w:szCs w:val="28"/>
                <w:rtl w:val="0"/>
              </w:rPr>
              <w:t xml:space="preserve">Joint 1 (4x)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8"/>
                <w:szCs w:val="28"/>
              </w:rPr>
            </w:pPr>
            <w:r w:rsidDel="00000000" w:rsidR="00000000" w:rsidRPr="00000000">
              <w:rPr>
                <w:sz w:val="28"/>
                <w:szCs w:val="28"/>
              </w:rPr>
              <w:drawing>
                <wp:inline distB="114300" distT="114300" distL="114300" distR="114300">
                  <wp:extent cx="2838450" cy="2957513"/>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83845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line="240" w:lineRule="auto"/>
              <w:jc w:val="center"/>
              <w:rPr>
                <w:sz w:val="28"/>
                <w:szCs w:val="28"/>
              </w:rPr>
            </w:pPr>
            <w:r w:rsidDel="00000000" w:rsidR="00000000" w:rsidRPr="00000000">
              <w:rPr>
                <w:sz w:val="28"/>
                <w:szCs w:val="28"/>
                <w:rtl w:val="0"/>
              </w:rPr>
              <w:t xml:space="preserve">Top (1x)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8"/>
                <w:szCs w:val="28"/>
              </w:rPr>
            </w:pPr>
            <w:r w:rsidDel="00000000" w:rsidR="00000000" w:rsidRPr="00000000">
              <w:rPr>
                <w:sz w:val="28"/>
                <w:szCs w:val="28"/>
              </w:rPr>
              <w:drawing>
                <wp:inline distB="114300" distT="114300" distL="114300" distR="114300">
                  <wp:extent cx="2838450" cy="29718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384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240" w:lineRule="auto"/>
              <w:jc w:val="center"/>
              <w:rPr>
                <w:sz w:val="28"/>
                <w:szCs w:val="28"/>
              </w:rPr>
            </w:pPr>
            <w:r w:rsidDel="00000000" w:rsidR="00000000" w:rsidRPr="00000000">
              <w:rPr>
                <w:sz w:val="28"/>
                <w:szCs w:val="28"/>
                <w:rtl w:val="0"/>
              </w:rPr>
              <w:t xml:space="preserve">Base (1x)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8"/>
                <w:szCs w:val="28"/>
              </w:rPr>
            </w:pPr>
            <w:r w:rsidDel="00000000" w:rsidR="00000000" w:rsidRPr="00000000">
              <w:rPr>
                <w:sz w:val="28"/>
                <w:szCs w:val="28"/>
              </w:rPr>
              <w:drawing>
                <wp:inline distB="114300" distT="114300" distL="114300" distR="114300">
                  <wp:extent cx="2838450" cy="2176463"/>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384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jc w:val="center"/>
              <w:rPr>
                <w:sz w:val="28"/>
                <w:szCs w:val="28"/>
              </w:rPr>
            </w:pPr>
            <w:r w:rsidDel="00000000" w:rsidR="00000000" w:rsidRPr="00000000">
              <w:rPr>
                <w:sz w:val="28"/>
                <w:szCs w:val="28"/>
                <w:rtl w:val="0"/>
              </w:rPr>
              <w:t xml:space="preserve">Joint 2 (4x)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sz w:val="28"/>
                <w:szCs w:val="28"/>
              </w:rPr>
            </w:pPr>
            <w:r w:rsidDel="00000000" w:rsidR="00000000" w:rsidRPr="00000000">
              <w:rPr>
                <w:sz w:val="28"/>
                <w:szCs w:val="28"/>
              </w:rPr>
              <w:drawing>
                <wp:inline distB="114300" distT="114300" distL="114300" distR="114300">
                  <wp:extent cx="2838450" cy="2176463"/>
                  <wp:effectExtent b="0" l="0" r="0" t="0"/>
                  <wp:docPr id="2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384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0" w:lineRule="auto"/>
              <w:jc w:val="center"/>
              <w:rPr>
                <w:sz w:val="28"/>
                <w:szCs w:val="28"/>
              </w:rPr>
            </w:pPr>
            <w:r w:rsidDel="00000000" w:rsidR="00000000" w:rsidRPr="00000000">
              <w:rPr>
                <w:sz w:val="28"/>
                <w:szCs w:val="28"/>
                <w:rtl w:val="0"/>
              </w:rPr>
              <w:t xml:space="preserve">Servo Back Pivot (12x)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8"/>
                <w:szCs w:val="28"/>
              </w:rPr>
            </w:pPr>
            <w:r w:rsidDel="00000000" w:rsidR="00000000" w:rsidRPr="00000000">
              <w:rPr>
                <w:sz w:val="28"/>
                <w:szCs w:val="28"/>
              </w:rPr>
              <w:drawing>
                <wp:inline distB="114300" distT="114300" distL="114300" distR="114300">
                  <wp:extent cx="1733550" cy="3224213"/>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73355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240" w:lineRule="auto"/>
              <w:jc w:val="center"/>
              <w:rPr>
                <w:sz w:val="28"/>
                <w:szCs w:val="28"/>
              </w:rPr>
            </w:pPr>
            <w:r w:rsidDel="00000000" w:rsidR="00000000" w:rsidRPr="00000000">
              <w:rPr>
                <w:sz w:val="28"/>
                <w:szCs w:val="28"/>
                <w:rtl w:val="0"/>
              </w:rPr>
              <w:t xml:space="preserve">Leg (4x)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8"/>
                <w:szCs w:val="28"/>
              </w:rPr>
            </w:pPr>
            <w:r w:rsidDel="00000000" w:rsidR="00000000" w:rsidRPr="00000000">
              <w:rPr>
                <w:sz w:val="28"/>
                <w:szCs w:val="28"/>
              </w:rPr>
              <w:drawing>
                <wp:inline distB="114300" distT="114300" distL="114300" distR="114300">
                  <wp:extent cx="2162175" cy="324802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621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jc w:val="center"/>
              <w:rPr>
                <w:sz w:val="28"/>
                <w:szCs w:val="28"/>
              </w:rPr>
            </w:pPr>
            <w:r w:rsidDel="00000000" w:rsidR="00000000" w:rsidRPr="00000000">
              <w:rPr>
                <w:sz w:val="28"/>
                <w:szCs w:val="28"/>
                <w:rtl w:val="0"/>
              </w:rPr>
              <w:t xml:space="preserve">Switch Holder (1x)</w:t>
            </w:r>
          </w:p>
        </w:tc>
      </w:tr>
    </w:tbl>
    <w:p w:rsidR="00000000" w:rsidDel="00000000" w:rsidP="00000000" w:rsidRDefault="00000000" w:rsidRPr="00000000" w14:paraId="000000A1">
      <w:pPr>
        <w:pStyle w:val="Heading2"/>
        <w:rPr/>
      </w:pPr>
      <w:bookmarkStart w:colFirst="0" w:colLast="0" w:name="_ilbnuv535zkb" w:id="7"/>
      <w:bookmarkEnd w:id="7"/>
      <w:r w:rsidDel="00000000" w:rsidR="00000000" w:rsidRPr="00000000">
        <w:rPr>
          <w:rtl w:val="0"/>
        </w:rPr>
        <w:t xml:space="preserve">Design</w:t>
      </w:r>
    </w:p>
    <w:p w:rsidR="00000000" w:rsidDel="00000000" w:rsidP="00000000" w:rsidRDefault="00000000" w:rsidRPr="00000000" w14:paraId="000000A2">
      <w:pPr>
        <w:jc w:val="both"/>
        <w:rPr/>
      </w:pPr>
      <w:r w:rsidDel="00000000" w:rsidR="00000000" w:rsidRPr="00000000">
        <w:rPr>
          <w:rtl w:val="0"/>
        </w:rPr>
        <w:t xml:space="preserve">The first step in building the robot was 3D printing the required parts. By following the tutorial, we printed the following parts:</w:t>
      </w:r>
    </w:p>
    <w:p w:rsidR="00000000" w:rsidDel="00000000" w:rsidP="00000000" w:rsidRDefault="00000000" w:rsidRPr="00000000" w14:paraId="000000A3">
      <w:pPr>
        <w:jc w:val="both"/>
        <w:rPr/>
      </w:pPr>
      <w:r w:rsidDel="00000000" w:rsidR="00000000" w:rsidRPr="00000000">
        <w:rPr>
          <w:rtl w:val="0"/>
        </w:rPr>
        <w:t xml:space="preserve">Next, we need to assemble the robot, this took a lot of time as it was a tight fit that required opening the motors.</w:t>
      </w:r>
    </w:p>
    <w:p w:rsidR="00000000" w:rsidDel="00000000" w:rsidP="00000000" w:rsidRDefault="00000000" w:rsidRPr="00000000" w14:paraId="000000A4">
      <w:pPr>
        <w:jc w:val="both"/>
        <w:rPr/>
      </w:pPr>
      <w:r w:rsidDel="00000000" w:rsidR="00000000" w:rsidRPr="00000000">
        <w:rPr>
          <w:rtl w:val="0"/>
        </w:rPr>
        <w:t xml:space="preserve">Following this, we had to wire the PCA9685, this was used to power the motors as the Raspberry Pi did not have any pwa pins.</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2557463" cy="185572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57463" cy="1855720"/>
                    </a:xfrm>
                    <a:prstGeom prst="rect"/>
                    <a:ln/>
                  </pic:spPr>
                </pic:pic>
              </a:graphicData>
            </a:graphic>
          </wp:inline>
        </w:drawing>
      </w:r>
      <w:r w:rsidDel="00000000" w:rsidR="00000000" w:rsidRPr="00000000">
        <w:rPr/>
        <w:drawing>
          <wp:inline distB="114300" distT="114300" distL="114300" distR="114300">
            <wp:extent cx="2090738" cy="2730441"/>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90738" cy="273044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  Then, we hooked the ultrasonic sensor to the Raspberry Pi by connecting the following circuit</w:t>
      </w:r>
      <w:r w:rsidDel="00000000" w:rsidR="00000000" w:rsidRPr="00000000">
        <w:rPr/>
        <w:drawing>
          <wp:inline distB="114300" distT="114300" distL="114300" distR="114300">
            <wp:extent cx="3070486" cy="3805237"/>
            <wp:effectExtent b="-367375" l="367375" r="367375" t="-367375"/>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rot="16200000">
                      <a:off x="0" y="0"/>
                      <a:ext cx="3070486" cy="380523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last step in the hardware was connecting the power to both the PCA9685(SERVOS) and the Raspberry Pi. The servos required a separate 5v, 10A power supply(each motor needed about 1 A).</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1881188" cy="1394673"/>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881188" cy="139467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Raspberry Pi used a power adapter .</w:t>
      </w:r>
    </w:p>
    <w:p w:rsidR="00000000" w:rsidDel="00000000" w:rsidP="00000000" w:rsidRDefault="00000000" w:rsidRPr="00000000" w14:paraId="000000AB">
      <w:pPr>
        <w:jc w:val="center"/>
        <w:rPr/>
      </w:pPr>
      <w:r w:rsidDel="00000000" w:rsidR="00000000" w:rsidRPr="00000000">
        <w:rPr>
          <w:rtl w:val="0"/>
        </w:rPr>
        <w:t xml:space="preserve"> </w:t>
      </w:r>
      <w:r w:rsidDel="00000000" w:rsidR="00000000" w:rsidRPr="00000000">
        <w:rPr/>
        <w:drawing>
          <wp:inline distB="114300" distT="114300" distL="114300" distR="114300">
            <wp:extent cx="1900238" cy="1900238"/>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pPr>
      <w:bookmarkStart w:colFirst="0" w:colLast="0" w:name="_sw5bk813cwa8" w:id="8"/>
      <w:bookmarkEnd w:id="8"/>
      <w:r w:rsidDel="00000000" w:rsidR="00000000" w:rsidRPr="00000000">
        <w:rPr>
          <w:b w:val="1"/>
          <w:sz w:val="28"/>
          <w:szCs w:val="28"/>
          <w:rtl w:val="0"/>
        </w:rPr>
        <w:t xml:space="preserve">Description (How your system works)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Our project follows 4 simple steps.</w:t>
        <w:br w:type="textWrapping"/>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Pick best Q-matrix action</w:t>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Get reward</w:t>
      </w:r>
    </w:p>
    <w:p w:rsidR="00000000" w:rsidDel="00000000" w:rsidP="00000000" w:rsidRDefault="00000000" w:rsidRPr="00000000" w14:paraId="000000B0">
      <w:pPr>
        <w:numPr>
          <w:ilvl w:val="0"/>
          <w:numId w:val="9"/>
        </w:numPr>
        <w:ind w:left="720" w:hanging="360"/>
        <w:rPr>
          <w:u w:val="none"/>
        </w:rPr>
      </w:pPr>
      <w:r w:rsidDel="00000000" w:rsidR="00000000" w:rsidRPr="00000000">
        <w:rPr>
          <w:rtl w:val="0"/>
        </w:rPr>
        <w:t xml:space="preserve">Update Q-matrix</w:t>
      </w:r>
    </w:p>
    <w:p w:rsidR="00000000" w:rsidDel="00000000" w:rsidP="00000000" w:rsidRDefault="00000000" w:rsidRPr="00000000" w14:paraId="000000B1">
      <w:pPr>
        <w:numPr>
          <w:ilvl w:val="0"/>
          <w:numId w:val="9"/>
        </w:numPr>
        <w:ind w:left="720" w:hanging="360"/>
        <w:rPr>
          <w:u w:val="none"/>
        </w:rPr>
      </w:pPr>
      <w:r w:rsidDel="00000000" w:rsidR="00000000" w:rsidRPr="00000000">
        <w:rPr>
          <w:rtl w:val="0"/>
        </w:rPr>
        <w:t xml:space="preserve">Repeat for many iterations</w:t>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136046" cy="757238"/>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36046"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For training the Q learning matrix, we initialized the Q matrix to 0s. Next we use the epsilon greedy method to select </w:t>
      </w:r>
      <w:r w:rsidDel="00000000" w:rsidR="00000000" w:rsidRPr="00000000">
        <w:rPr>
          <w:rtl w:val="0"/>
        </w:rPr>
        <w:t xml:space="preserve">either a random action or the action with the highest Q matrix value.</w:t>
      </w:r>
      <w:r w:rsidDel="00000000" w:rsidR="00000000" w:rsidRPr="00000000">
        <w:rPr>
          <w:rtl w:val="0"/>
        </w:rPr>
        <w:t xml:space="preserve"> We get the distance from the Ultrasonic sensor as means to measure the amount of reward. We use this reward to update the Q matrix for 300 iterations with 15 epochs.</w:t>
      </w:r>
    </w:p>
    <w:p w:rsidR="00000000" w:rsidDel="00000000" w:rsidP="00000000" w:rsidRDefault="00000000" w:rsidRPr="00000000" w14:paraId="000000B4">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b w:val="1"/>
          <w:sz w:val="28"/>
          <w:szCs w:val="28"/>
        </w:rPr>
      </w:pPr>
      <w:bookmarkStart w:colFirst="0" w:colLast="0" w:name="_rgltr1ixcrvf" w:id="9"/>
      <w:bookmarkEnd w:id="9"/>
      <w:r w:rsidDel="00000000" w:rsidR="00000000" w:rsidRPr="00000000">
        <w:rPr>
          <w:b w:val="1"/>
          <w:sz w:val="28"/>
          <w:szCs w:val="28"/>
          <w:rtl w:val="0"/>
        </w:rPr>
        <w:t xml:space="preserve">Detail parameters (Max distance, Min distance, and other numerical values) </w:t>
      </w:r>
    </w:p>
    <w:p w:rsidR="00000000" w:rsidDel="00000000" w:rsidP="00000000" w:rsidRDefault="00000000" w:rsidRPr="00000000" w14:paraId="000000B5">
      <w:pPr>
        <w:jc w:val="both"/>
        <w:rPr/>
      </w:pPr>
      <w:r w:rsidDel="00000000" w:rsidR="00000000" w:rsidRPr="00000000">
        <w:rPr>
          <w:rtl w:val="0"/>
        </w:rPr>
        <w:t xml:space="preserve">Starting Angles= [70, 100, 140, 90, 80, 150, 90, 110, 140, 150, 130, 130]</w:t>
      </w:r>
    </w:p>
    <w:p w:rsidR="00000000" w:rsidDel="00000000" w:rsidP="00000000" w:rsidRDefault="00000000" w:rsidRPr="00000000" w14:paraId="000000B6">
      <w:pPr>
        <w:jc w:val="both"/>
        <w:rPr/>
      </w:pPr>
      <w:r w:rsidDel="00000000" w:rsidR="00000000" w:rsidRPr="00000000">
        <w:rPr>
          <w:rtl w:val="0"/>
        </w:rPr>
        <w:t xml:space="preserve">Q learning requires 3 attributes:</w:t>
      </w:r>
    </w:p>
    <w:p w:rsidR="00000000" w:rsidDel="00000000" w:rsidP="00000000" w:rsidRDefault="00000000" w:rsidRPr="00000000" w14:paraId="000000B7">
      <w:pPr>
        <w:numPr>
          <w:ilvl w:val="0"/>
          <w:numId w:val="1"/>
        </w:numPr>
        <w:ind w:left="720" w:hanging="360"/>
        <w:jc w:val="both"/>
        <w:rPr>
          <w:u w:val="none"/>
        </w:rPr>
      </w:pPr>
      <w:r w:rsidDel="00000000" w:rsidR="00000000" w:rsidRPr="00000000">
        <w:rPr>
          <w:rtl w:val="0"/>
        </w:rPr>
        <w:t xml:space="preserve">Rewards= amount the distance has increased</w:t>
      </w:r>
    </w:p>
    <w:p w:rsidR="00000000" w:rsidDel="00000000" w:rsidP="00000000" w:rsidRDefault="00000000" w:rsidRPr="00000000" w14:paraId="000000B8">
      <w:pPr>
        <w:numPr>
          <w:ilvl w:val="0"/>
          <w:numId w:val="1"/>
        </w:numPr>
        <w:ind w:left="720" w:hanging="360"/>
        <w:jc w:val="both"/>
        <w:rPr>
          <w:u w:val="none"/>
        </w:rPr>
      </w:pPr>
      <w:r w:rsidDel="00000000" w:rsidR="00000000" w:rsidRPr="00000000">
        <w:rPr>
          <w:rtl w:val="0"/>
        </w:rPr>
        <w:t xml:space="preserve">States = a configuration of the motors.We have discretized the motor angles to [-0.5, 0, 0.5]. These are then reassigned based on the initial angles of each motor using a factor of 60. E.g for motor 0,  the if the state = 0.5, the angle = (0.5*60) + 70 = 100</w:t>
      </w:r>
      <w:r w:rsidDel="00000000" w:rsidR="00000000" w:rsidRPr="00000000">
        <w:rPr>
          <w:rtl w:val="0"/>
        </w:rPr>
      </w:r>
    </w:p>
    <w:p w:rsidR="00000000" w:rsidDel="00000000" w:rsidP="00000000" w:rsidRDefault="00000000" w:rsidRPr="00000000" w14:paraId="000000B9">
      <w:pPr>
        <w:numPr>
          <w:ilvl w:val="0"/>
          <w:numId w:val="1"/>
        </w:numPr>
        <w:ind w:left="720" w:hanging="360"/>
        <w:jc w:val="both"/>
        <w:rPr>
          <w:u w:val="none"/>
        </w:rPr>
      </w:pPr>
      <w:r w:rsidDel="00000000" w:rsidR="00000000" w:rsidRPr="00000000">
        <w:rPr>
          <w:rtl w:val="0"/>
        </w:rPr>
        <w:t xml:space="preserve">Actions = movement of motors to a certain angle, We have discretized the motions to [-0.5, 0, 0.5]. These are actions are reassigned using an angle of 60. E.g if the action is -0.5, the motor </w:t>
      </w:r>
      <w:commentRangeStart w:id="0"/>
      <w:r w:rsidDel="00000000" w:rsidR="00000000" w:rsidRPr="00000000">
        <w:rPr>
          <w:rtl w:val="0"/>
        </w:rPr>
        <w:t xml:space="preserve">will </w:t>
      </w:r>
      <w:commentRangeEnd w:id="0"/>
      <w:r w:rsidDel="00000000" w:rsidR="00000000" w:rsidRPr="00000000">
        <w:commentReference w:id="0"/>
      </w:r>
      <w:r w:rsidDel="00000000" w:rsidR="00000000" w:rsidRPr="00000000">
        <w:rPr>
          <w:rtl w:val="0"/>
        </w:rPr>
        <w:t xml:space="preserve">move  -0.5 * 60 degrees = -30 degrees</w:t>
      </w: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The Q matrix is a combination of 8 motors with these discrete values</w:t>
      </w:r>
    </w:p>
    <w:p w:rsidR="00000000" w:rsidDel="00000000" w:rsidP="00000000" w:rsidRDefault="00000000" w:rsidRPr="00000000" w14:paraId="000000BB">
      <w:pPr>
        <w:ind w:left="0" w:firstLine="0"/>
        <w:jc w:val="both"/>
        <w:rPr/>
      </w:pPr>
      <w:r w:rsidDel="00000000" w:rsidR="00000000" w:rsidRPr="00000000">
        <w:rPr>
          <w:rtl w:val="0"/>
        </w:rPr>
        <w:t xml:space="preserve">Leading to 8^12 by 8^12 matrix</w:t>
      </w:r>
      <w:r w:rsidDel="00000000" w:rsidR="00000000" w:rsidRPr="00000000">
        <w:rPr>
          <w:rtl w:val="0"/>
        </w:rPr>
      </w:r>
    </w:p>
    <w:p w:rsidR="00000000" w:rsidDel="00000000" w:rsidP="00000000" w:rsidRDefault="00000000" w:rsidRPr="00000000" w14:paraId="000000BC">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b w:val="1"/>
          <w:sz w:val="28"/>
          <w:szCs w:val="28"/>
        </w:rPr>
      </w:pPr>
      <w:bookmarkStart w:colFirst="0" w:colLast="0" w:name="_9kypjbu6sb45" w:id="10"/>
      <w:bookmarkEnd w:id="10"/>
      <w:r w:rsidDel="00000000" w:rsidR="00000000" w:rsidRPr="00000000">
        <w:rPr>
          <w:b w:val="1"/>
          <w:sz w:val="28"/>
          <w:szCs w:val="28"/>
          <w:rtl w:val="0"/>
        </w:rPr>
        <w:t xml:space="preserve">Limitations (define your scope and what your project can not do)</w:t>
      </w:r>
    </w:p>
    <w:p w:rsidR="00000000" w:rsidDel="00000000" w:rsidP="00000000" w:rsidRDefault="00000000" w:rsidRPr="00000000" w14:paraId="000000BD">
      <w:pPr>
        <w:rPr/>
      </w:pPr>
      <w:r w:rsidDel="00000000" w:rsidR="00000000" w:rsidRPr="00000000">
        <w:rPr>
          <w:rtl w:val="0"/>
        </w:rPr>
        <w:t xml:space="preserve">Scope:</w:t>
      </w:r>
    </w:p>
    <w:p w:rsidR="00000000" w:rsidDel="00000000" w:rsidP="00000000" w:rsidRDefault="00000000" w:rsidRPr="00000000" w14:paraId="000000BE">
      <w:pPr>
        <w:ind w:firstLine="720"/>
        <w:rPr/>
      </w:pPr>
      <w:r w:rsidDel="00000000" w:rsidR="00000000" w:rsidRPr="00000000">
        <w:rPr>
          <w:rtl w:val="0"/>
        </w:rPr>
        <w:t xml:space="preserve">Hardware:</w:t>
      </w:r>
    </w:p>
    <w:p w:rsidR="00000000" w:rsidDel="00000000" w:rsidP="00000000" w:rsidRDefault="00000000" w:rsidRPr="00000000" w14:paraId="000000BF">
      <w:pPr>
        <w:numPr>
          <w:ilvl w:val="0"/>
          <w:numId w:val="8"/>
        </w:numPr>
        <w:ind w:left="1440" w:hanging="360"/>
        <w:rPr>
          <w:u w:val="none"/>
        </w:rPr>
      </w:pPr>
      <w:r w:rsidDel="00000000" w:rsidR="00000000" w:rsidRPr="00000000">
        <w:rPr>
          <w:rtl w:val="0"/>
        </w:rPr>
        <w:t xml:space="preserve">3d print materials</w:t>
      </w:r>
    </w:p>
    <w:p w:rsidR="00000000" w:rsidDel="00000000" w:rsidP="00000000" w:rsidRDefault="00000000" w:rsidRPr="00000000" w14:paraId="000000C0">
      <w:pPr>
        <w:numPr>
          <w:ilvl w:val="0"/>
          <w:numId w:val="8"/>
        </w:numPr>
        <w:ind w:left="1440" w:hanging="360"/>
        <w:rPr>
          <w:u w:val="none"/>
        </w:rPr>
      </w:pPr>
      <w:r w:rsidDel="00000000" w:rsidR="00000000" w:rsidRPr="00000000">
        <w:rPr>
          <w:rtl w:val="0"/>
        </w:rPr>
        <w:t xml:space="preserve">Assemble robots</w:t>
      </w:r>
    </w:p>
    <w:p w:rsidR="00000000" w:rsidDel="00000000" w:rsidP="00000000" w:rsidRDefault="00000000" w:rsidRPr="00000000" w14:paraId="000000C1">
      <w:pPr>
        <w:numPr>
          <w:ilvl w:val="1"/>
          <w:numId w:val="8"/>
        </w:numPr>
        <w:ind w:left="2160" w:hanging="360"/>
        <w:rPr>
          <w:u w:val="none"/>
        </w:rPr>
      </w:pPr>
      <w:r w:rsidDel="00000000" w:rsidR="00000000" w:rsidRPr="00000000">
        <w:rPr>
          <w:rtl w:val="0"/>
        </w:rPr>
        <w:t xml:space="preserve">Fix motors using screws✔</w:t>
      </w:r>
    </w:p>
    <w:p w:rsidR="00000000" w:rsidDel="00000000" w:rsidP="00000000" w:rsidRDefault="00000000" w:rsidRPr="00000000" w14:paraId="000000C2">
      <w:pPr>
        <w:numPr>
          <w:ilvl w:val="1"/>
          <w:numId w:val="8"/>
        </w:numPr>
        <w:ind w:left="2160" w:hanging="360"/>
        <w:rPr>
          <w:u w:val="none"/>
        </w:rPr>
      </w:pPr>
      <w:r w:rsidDel="00000000" w:rsidR="00000000" w:rsidRPr="00000000">
        <w:rPr>
          <w:rtl w:val="0"/>
        </w:rPr>
        <w:t xml:space="preserve">Solder components✔</w:t>
      </w:r>
    </w:p>
    <w:p w:rsidR="00000000" w:rsidDel="00000000" w:rsidP="00000000" w:rsidRDefault="00000000" w:rsidRPr="00000000" w14:paraId="000000C3">
      <w:pPr>
        <w:numPr>
          <w:ilvl w:val="1"/>
          <w:numId w:val="8"/>
        </w:numPr>
        <w:ind w:left="2160" w:hanging="360"/>
        <w:rPr>
          <w:u w:val="none"/>
        </w:rPr>
      </w:pPr>
      <w:r w:rsidDel="00000000" w:rsidR="00000000" w:rsidRPr="00000000">
        <w:rPr>
          <w:rtl w:val="0"/>
        </w:rPr>
        <w:t xml:space="preserve">Glue any loose ends✔</w:t>
      </w:r>
    </w:p>
    <w:p w:rsidR="00000000" w:rsidDel="00000000" w:rsidP="00000000" w:rsidRDefault="00000000" w:rsidRPr="00000000" w14:paraId="000000C4">
      <w:pPr>
        <w:numPr>
          <w:ilvl w:val="0"/>
          <w:numId w:val="8"/>
        </w:numPr>
        <w:ind w:left="1440" w:hanging="360"/>
        <w:rPr>
          <w:u w:val="none"/>
        </w:rPr>
      </w:pPr>
      <w:r w:rsidDel="00000000" w:rsidR="00000000" w:rsidRPr="00000000">
        <w:rPr>
          <w:rtl w:val="0"/>
        </w:rPr>
        <w:t xml:space="preserve">Wire circuits</w:t>
      </w:r>
    </w:p>
    <w:p w:rsidR="00000000" w:rsidDel="00000000" w:rsidP="00000000" w:rsidRDefault="00000000" w:rsidRPr="00000000" w14:paraId="000000C5">
      <w:pPr>
        <w:numPr>
          <w:ilvl w:val="1"/>
          <w:numId w:val="8"/>
        </w:numPr>
        <w:ind w:left="2160" w:hanging="360"/>
        <w:rPr>
          <w:u w:val="none"/>
        </w:rPr>
      </w:pPr>
      <w:r w:rsidDel="00000000" w:rsidR="00000000" w:rsidRPr="00000000">
        <w:rPr>
          <w:rtl w:val="0"/>
        </w:rPr>
        <w:t xml:space="preserve">Connect power pins✔</w:t>
      </w:r>
    </w:p>
    <w:p w:rsidR="00000000" w:rsidDel="00000000" w:rsidP="00000000" w:rsidRDefault="00000000" w:rsidRPr="00000000" w14:paraId="000000C6">
      <w:pPr>
        <w:numPr>
          <w:ilvl w:val="1"/>
          <w:numId w:val="8"/>
        </w:numPr>
        <w:ind w:left="2160" w:hanging="360"/>
        <w:rPr>
          <w:u w:val="none"/>
        </w:rPr>
      </w:pPr>
      <w:r w:rsidDel="00000000" w:rsidR="00000000" w:rsidRPr="00000000">
        <w:rPr>
          <w:rtl w:val="0"/>
        </w:rPr>
        <w:t xml:space="preserve">Solder circuit for Ultrasonic✔</w:t>
      </w:r>
    </w:p>
    <w:p w:rsidR="00000000" w:rsidDel="00000000" w:rsidP="00000000" w:rsidRDefault="00000000" w:rsidRPr="00000000" w14:paraId="000000C7">
      <w:pPr>
        <w:numPr>
          <w:ilvl w:val="1"/>
          <w:numId w:val="8"/>
        </w:numPr>
        <w:ind w:left="2160" w:hanging="360"/>
        <w:rPr>
          <w:u w:val="none"/>
        </w:rPr>
      </w:pPr>
      <w:r w:rsidDel="00000000" w:rsidR="00000000" w:rsidRPr="00000000">
        <w:rPr>
          <w:rtl w:val="0"/>
        </w:rPr>
        <w:t xml:space="preserve">Connect Ultrasonic✔</w:t>
      </w:r>
    </w:p>
    <w:p w:rsidR="00000000" w:rsidDel="00000000" w:rsidP="00000000" w:rsidRDefault="00000000" w:rsidRPr="00000000" w14:paraId="000000C8">
      <w:pPr>
        <w:numPr>
          <w:ilvl w:val="1"/>
          <w:numId w:val="8"/>
        </w:numPr>
        <w:ind w:left="2160" w:hanging="360"/>
        <w:rPr>
          <w:u w:val="none"/>
        </w:rPr>
      </w:pPr>
      <w:r w:rsidDel="00000000" w:rsidR="00000000" w:rsidRPr="00000000">
        <w:rPr>
          <w:rtl w:val="0"/>
        </w:rPr>
        <w:t xml:space="preserve">Connect PCA9685✔</w:t>
      </w:r>
    </w:p>
    <w:p w:rsidR="00000000" w:rsidDel="00000000" w:rsidP="00000000" w:rsidRDefault="00000000" w:rsidRPr="00000000" w14:paraId="000000C9">
      <w:pPr>
        <w:numPr>
          <w:ilvl w:val="1"/>
          <w:numId w:val="8"/>
        </w:numPr>
        <w:ind w:left="2160" w:hanging="360"/>
        <w:rPr>
          <w:u w:val="none"/>
        </w:rPr>
      </w:pPr>
      <w:r w:rsidDel="00000000" w:rsidR="00000000" w:rsidRPr="00000000">
        <w:rPr>
          <w:rtl w:val="0"/>
        </w:rPr>
        <w:t xml:space="preserve">Connect Servos✔</w:t>
      </w:r>
    </w:p>
    <w:p w:rsidR="00000000" w:rsidDel="00000000" w:rsidP="00000000" w:rsidRDefault="00000000" w:rsidRPr="00000000" w14:paraId="000000CA">
      <w:pPr>
        <w:ind w:left="0" w:firstLine="0"/>
        <w:rPr/>
      </w:pPr>
      <w:r w:rsidDel="00000000" w:rsidR="00000000" w:rsidRPr="00000000">
        <w:rPr>
          <w:rtl w:val="0"/>
        </w:rPr>
        <w:tab/>
        <w:t xml:space="preserve">Software:</w:t>
      </w:r>
    </w:p>
    <w:p w:rsidR="00000000" w:rsidDel="00000000" w:rsidP="00000000" w:rsidRDefault="00000000" w:rsidRPr="00000000" w14:paraId="000000CB">
      <w:pPr>
        <w:numPr>
          <w:ilvl w:val="0"/>
          <w:numId w:val="5"/>
        </w:numPr>
        <w:ind w:left="1440" w:hanging="360"/>
        <w:rPr>
          <w:u w:val="none"/>
        </w:rPr>
      </w:pPr>
      <w:r w:rsidDel="00000000" w:rsidR="00000000" w:rsidRPr="00000000">
        <w:rPr>
          <w:rtl w:val="0"/>
        </w:rPr>
        <w:t xml:space="preserve">Test servos (learn to control servos)✔</w:t>
      </w:r>
    </w:p>
    <w:p w:rsidR="00000000" w:rsidDel="00000000" w:rsidP="00000000" w:rsidRDefault="00000000" w:rsidRPr="00000000" w14:paraId="000000CC">
      <w:pPr>
        <w:numPr>
          <w:ilvl w:val="0"/>
          <w:numId w:val="5"/>
        </w:numPr>
        <w:ind w:left="1440" w:hanging="360"/>
        <w:rPr>
          <w:u w:val="none"/>
        </w:rPr>
      </w:pPr>
      <w:r w:rsidDel="00000000" w:rsidR="00000000" w:rsidRPr="00000000">
        <w:rPr>
          <w:rtl w:val="0"/>
        </w:rPr>
        <w:t xml:space="preserve">Test ultrasonic sensor✔</w:t>
      </w:r>
    </w:p>
    <w:p w:rsidR="00000000" w:rsidDel="00000000" w:rsidP="00000000" w:rsidRDefault="00000000" w:rsidRPr="00000000" w14:paraId="000000CD">
      <w:pPr>
        <w:numPr>
          <w:ilvl w:val="0"/>
          <w:numId w:val="5"/>
        </w:numPr>
        <w:ind w:left="1440" w:hanging="360"/>
        <w:rPr>
          <w:u w:val="none"/>
        </w:rPr>
      </w:pPr>
      <w:r w:rsidDel="00000000" w:rsidR="00000000" w:rsidRPr="00000000">
        <w:rPr>
          <w:rtl w:val="0"/>
        </w:rPr>
        <w:t xml:space="preserve">Build reward function using Ultrasonic values✔</w:t>
      </w:r>
    </w:p>
    <w:p w:rsidR="00000000" w:rsidDel="00000000" w:rsidP="00000000" w:rsidRDefault="00000000" w:rsidRPr="00000000" w14:paraId="000000CE">
      <w:pPr>
        <w:numPr>
          <w:ilvl w:val="0"/>
          <w:numId w:val="5"/>
        </w:numPr>
        <w:ind w:left="1440" w:hanging="360"/>
        <w:rPr>
          <w:u w:val="none"/>
        </w:rPr>
      </w:pPr>
      <w:r w:rsidDel="00000000" w:rsidR="00000000" w:rsidRPr="00000000">
        <w:rPr>
          <w:rtl w:val="0"/>
        </w:rPr>
        <w:t xml:space="preserve">Build performAction function using servos✔</w:t>
      </w:r>
    </w:p>
    <w:p w:rsidR="00000000" w:rsidDel="00000000" w:rsidP="00000000" w:rsidRDefault="00000000" w:rsidRPr="00000000" w14:paraId="000000CF">
      <w:pPr>
        <w:numPr>
          <w:ilvl w:val="0"/>
          <w:numId w:val="5"/>
        </w:numPr>
        <w:ind w:left="1440" w:hanging="360"/>
        <w:rPr>
          <w:u w:val="none"/>
        </w:rPr>
      </w:pPr>
      <w:r w:rsidDel="00000000" w:rsidR="00000000" w:rsidRPr="00000000">
        <w:rPr>
          <w:rtl w:val="0"/>
        </w:rPr>
        <w:t xml:space="preserve">Create Q matrix✔</w:t>
      </w:r>
    </w:p>
    <w:p w:rsidR="00000000" w:rsidDel="00000000" w:rsidP="00000000" w:rsidRDefault="00000000" w:rsidRPr="00000000" w14:paraId="000000D0">
      <w:pPr>
        <w:numPr>
          <w:ilvl w:val="0"/>
          <w:numId w:val="5"/>
        </w:numPr>
        <w:ind w:left="1440" w:hanging="360"/>
        <w:rPr>
          <w:u w:val="none"/>
        </w:rPr>
      </w:pPr>
      <w:r w:rsidDel="00000000" w:rsidR="00000000" w:rsidRPr="00000000">
        <w:rPr>
          <w:rtl w:val="0"/>
        </w:rPr>
        <w:t xml:space="preserve">Update Q matrix on actions✔</w:t>
      </w:r>
      <w:r w:rsidDel="00000000" w:rsidR="00000000" w:rsidRPr="00000000">
        <w:rPr>
          <w:rtl w:val="0"/>
        </w:rPr>
      </w:r>
    </w:p>
    <w:p w:rsidR="00000000" w:rsidDel="00000000" w:rsidP="00000000" w:rsidRDefault="00000000" w:rsidRPr="00000000" w14:paraId="000000D1">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b w:val="1"/>
          <w:sz w:val="28"/>
          <w:szCs w:val="28"/>
        </w:rPr>
      </w:pPr>
      <w:bookmarkStart w:colFirst="0" w:colLast="0" w:name="_ey9owa18f0ge" w:id="11"/>
      <w:bookmarkEnd w:id="11"/>
      <w:r w:rsidDel="00000000" w:rsidR="00000000" w:rsidRPr="00000000">
        <w:rPr>
          <w:b w:val="1"/>
          <w:sz w:val="28"/>
          <w:szCs w:val="28"/>
          <w:rtl w:val="0"/>
        </w:rPr>
        <w:t xml:space="preserve">Pictures of the robot in various stages of the work</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2812058" cy="1585912"/>
            <wp:effectExtent b="613073" l="-613072" r="-613072" t="613073"/>
            <wp:docPr id="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rot="5400000">
                      <a:off x="0" y="0"/>
                      <a:ext cx="2812058" cy="1585912"/>
                    </a:xfrm>
                    <a:prstGeom prst="rect"/>
                    <a:ln/>
                  </pic:spPr>
                </pic:pic>
              </a:graphicData>
            </a:graphic>
          </wp:inline>
        </w:drawing>
      </w:r>
      <w:r w:rsidDel="00000000" w:rsidR="00000000" w:rsidRPr="00000000">
        <w:rPr/>
        <w:drawing>
          <wp:inline distB="114300" distT="114300" distL="114300" distR="114300">
            <wp:extent cx="1576387" cy="2833629"/>
            <wp:effectExtent b="0" l="0" r="0" t="0"/>
            <wp:docPr id="20"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1576387" cy="2833629"/>
                    </a:xfrm>
                    <a:prstGeom prst="rect"/>
                    <a:ln/>
                  </pic:spPr>
                </pic:pic>
              </a:graphicData>
            </a:graphic>
          </wp:inline>
        </w:drawing>
      </w:r>
      <w:r w:rsidDel="00000000" w:rsidR="00000000" w:rsidRPr="00000000">
        <w:rPr/>
        <w:drawing>
          <wp:inline distB="114300" distT="114300" distL="114300" distR="114300">
            <wp:extent cx="1300162" cy="2820205"/>
            <wp:effectExtent b="0" l="0" r="0" t="0"/>
            <wp:docPr id="18"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1300162" cy="2820205"/>
                    </a:xfrm>
                    <a:prstGeom prst="rect"/>
                    <a:ln/>
                  </pic:spPr>
                </pic:pic>
              </a:graphicData>
            </a:graphic>
          </wp:inline>
        </w:drawing>
      </w:r>
      <w:r w:rsidDel="00000000" w:rsidR="00000000" w:rsidRPr="00000000">
        <w:rPr/>
        <w:drawing>
          <wp:inline distB="114300" distT="114300" distL="114300" distR="114300">
            <wp:extent cx="1285875" cy="2814638"/>
            <wp:effectExtent b="0" l="0" r="0" t="0"/>
            <wp:docPr id="19"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128587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1381206" cy="2452688"/>
            <wp:effectExtent b="0" l="0" r="0" t="0"/>
            <wp:docPr id="10"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1381206" cy="2452688"/>
                    </a:xfrm>
                    <a:prstGeom prst="rect"/>
                    <a:ln/>
                  </pic:spPr>
                </pic:pic>
              </a:graphicData>
            </a:graphic>
          </wp:inline>
        </w:drawing>
      </w:r>
      <w:r w:rsidDel="00000000" w:rsidR="00000000" w:rsidRPr="00000000">
        <w:rPr/>
        <w:drawing>
          <wp:inline distB="114300" distT="114300" distL="114300" distR="114300">
            <wp:extent cx="1202523" cy="2481263"/>
            <wp:effectExtent b="0" l="0" r="0" t="0"/>
            <wp:docPr id="1"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1202523" cy="2481263"/>
                    </a:xfrm>
                    <a:prstGeom prst="rect"/>
                    <a:ln/>
                  </pic:spPr>
                </pic:pic>
              </a:graphicData>
            </a:graphic>
          </wp:inline>
        </w:drawing>
      </w:r>
      <w:r w:rsidDel="00000000" w:rsidR="00000000" w:rsidRPr="00000000">
        <w:rPr/>
        <w:drawing>
          <wp:inline distB="114300" distT="114300" distL="114300" distR="114300">
            <wp:extent cx="1404938" cy="2490189"/>
            <wp:effectExtent b="0" l="0" r="0" t="0"/>
            <wp:docPr id="13"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1404938" cy="249018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1"/>
        <w:rPr/>
      </w:pPr>
      <w:bookmarkStart w:colFirst="0" w:colLast="0" w:name="_w3ogc19hnnwp" w:id="12"/>
      <w:bookmarkEnd w:id="12"/>
      <w:r w:rsidDel="00000000" w:rsidR="00000000" w:rsidRPr="00000000">
        <w:rPr>
          <w:rtl w:val="0"/>
        </w:rPr>
        <w:t xml:space="preserve">Challenges</w:t>
      </w:r>
    </w:p>
    <w:p w:rsidR="00000000" w:rsidDel="00000000" w:rsidP="00000000" w:rsidRDefault="00000000" w:rsidRPr="00000000" w14:paraId="000000D5">
      <w:pPr>
        <w:numPr>
          <w:ilvl w:val="0"/>
          <w:numId w:val="2"/>
        </w:numPr>
        <w:ind w:left="720" w:hanging="360"/>
        <w:jc w:val="both"/>
        <w:rPr>
          <w:u w:val="none"/>
        </w:rPr>
      </w:pPr>
      <w:r w:rsidDel="00000000" w:rsidR="00000000" w:rsidRPr="00000000">
        <w:rPr>
          <w:rtl w:val="0"/>
        </w:rPr>
        <w:t xml:space="preserve">One of the challenges we have encountered during this project is the availability of the materials. Some of the materials needed to build the robot is quite hard to find online. We did ask Mr. Majid for some guidance but luck was never with us. Eventually, since we are running out of time, we came up with an alternative solution to use some available materials we </w:t>
      </w:r>
      <w:r w:rsidDel="00000000" w:rsidR="00000000" w:rsidRPr="00000000">
        <w:rPr>
          <w:rtl w:val="0"/>
        </w:rPr>
        <w:t xml:space="preserve">have</w:t>
      </w:r>
      <w:r w:rsidDel="00000000" w:rsidR="00000000" w:rsidRPr="00000000">
        <w:rPr>
          <w:rtl w:val="0"/>
        </w:rPr>
        <w:t xml:space="preserve"> and use it for our project.</w:t>
      </w:r>
    </w:p>
    <w:p w:rsidR="00000000" w:rsidDel="00000000" w:rsidP="00000000" w:rsidRDefault="00000000" w:rsidRPr="00000000" w14:paraId="000000D6">
      <w:pPr>
        <w:numPr>
          <w:ilvl w:val="0"/>
          <w:numId w:val="2"/>
        </w:numPr>
        <w:ind w:left="720" w:hanging="360"/>
        <w:jc w:val="both"/>
        <w:rPr>
          <w:u w:val="none"/>
        </w:rPr>
      </w:pPr>
      <w:r w:rsidDel="00000000" w:rsidR="00000000" w:rsidRPr="00000000">
        <w:rPr>
          <w:rtl w:val="0"/>
        </w:rPr>
        <w:t xml:space="preserve">The next biggest issue we faced was providing power to the rpi as the port was blocked by the motors.</w:t>
      </w:r>
    </w:p>
    <w:p w:rsidR="00000000" w:rsidDel="00000000" w:rsidP="00000000" w:rsidRDefault="00000000" w:rsidRPr="00000000" w14:paraId="000000D7">
      <w:pPr>
        <w:ind w:left="720" w:firstLine="0"/>
        <w:jc w:val="center"/>
        <w:rPr/>
      </w:pPr>
      <w:r w:rsidDel="00000000" w:rsidR="00000000" w:rsidRPr="00000000">
        <w:rPr/>
        <w:drawing>
          <wp:inline distB="114300" distT="114300" distL="114300" distR="114300">
            <wp:extent cx="1468597" cy="1747838"/>
            <wp:effectExtent b="0" l="0" r="0" t="0"/>
            <wp:docPr id="22"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1468597" cy="17478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8">
      <w:pPr>
        <w:ind w:left="720" w:firstLine="0"/>
        <w:jc w:val="both"/>
        <w:rPr/>
      </w:pPr>
      <w:r w:rsidDel="00000000" w:rsidR="00000000" w:rsidRPr="00000000">
        <w:rPr>
          <w:rtl w:val="0"/>
        </w:rPr>
        <w:t xml:space="preserve">The solution for this was stripping the power adapter and connecting the pins directly to the GPIO pins.</w:t>
      </w:r>
    </w:p>
    <w:p w:rsidR="00000000" w:rsidDel="00000000" w:rsidP="00000000" w:rsidRDefault="00000000" w:rsidRPr="00000000" w14:paraId="000000D9">
      <w:pPr>
        <w:ind w:left="720" w:firstLine="0"/>
        <w:jc w:val="center"/>
        <w:rPr/>
      </w:pPr>
      <w:r w:rsidDel="00000000" w:rsidR="00000000" w:rsidRPr="00000000">
        <w:rPr/>
        <w:drawing>
          <wp:inline distB="114300" distT="114300" distL="114300" distR="114300">
            <wp:extent cx="1643063" cy="1716742"/>
            <wp:effectExtent b="0" l="0" r="0" t="0"/>
            <wp:docPr id="15" name="image3.jpg"/>
            <a:graphic>
              <a:graphicData uri="http://schemas.openxmlformats.org/drawingml/2006/picture">
                <pic:pic>
                  <pic:nvPicPr>
                    <pic:cNvPr id="0" name="image3.jpg"/>
                    <pic:cNvPicPr preferRelativeResize="0"/>
                  </pic:nvPicPr>
                  <pic:blipFill>
                    <a:blip r:embed="rId33"/>
                    <a:srcRect b="33913" l="0" r="0" t="15434"/>
                    <a:stretch>
                      <a:fillRect/>
                    </a:stretch>
                  </pic:blipFill>
                  <pic:spPr>
                    <a:xfrm>
                      <a:off x="0" y="0"/>
                      <a:ext cx="1643063" cy="171674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
        </w:numPr>
        <w:ind w:left="720" w:hanging="360"/>
        <w:jc w:val="both"/>
        <w:rPr>
          <w:u w:val="none"/>
        </w:rPr>
      </w:pPr>
      <w:r w:rsidDel="00000000" w:rsidR="00000000" w:rsidRPr="00000000">
        <w:rPr>
          <w:rtl w:val="0"/>
        </w:rPr>
        <w:t xml:space="preserve">Another issue that we had was with the motors. After running the robot several times, </w:t>
      </w:r>
      <w:r w:rsidDel="00000000" w:rsidR="00000000" w:rsidRPr="00000000">
        <w:rPr>
          <w:rtl w:val="0"/>
        </w:rPr>
        <w:t xml:space="preserve">we</w:t>
      </w:r>
      <w:r w:rsidDel="00000000" w:rsidR="00000000" w:rsidRPr="00000000">
        <w:rPr>
          <w:rtl w:val="0"/>
        </w:rPr>
        <w:t xml:space="preserve"> noticed that the robot is operating in a weirdly manner. Focusing on the motors led us to believe that the motors were continuous, since we’re applying Q learning with a matrix, we require discrete angles. Thus, we changed all the servos to half rotating servos(ones with discrete angles). </w:t>
      </w:r>
    </w:p>
    <w:p w:rsidR="00000000" w:rsidDel="00000000" w:rsidP="00000000" w:rsidRDefault="00000000" w:rsidRPr="00000000" w14:paraId="000000DB">
      <w:pPr>
        <w:numPr>
          <w:ilvl w:val="0"/>
          <w:numId w:val="2"/>
        </w:numPr>
        <w:ind w:left="720" w:hanging="360"/>
        <w:jc w:val="both"/>
        <w:rPr>
          <w:u w:val="none"/>
        </w:rPr>
      </w:pPr>
      <w:r w:rsidDel="00000000" w:rsidR="00000000" w:rsidRPr="00000000">
        <w:rPr>
          <w:rtl w:val="0"/>
        </w:rPr>
        <w:t xml:space="preserve">Since we had 12 motors, each acquiring 3 possible actions and 3 possible states, we would need to have 3^12 possible states and 3^12 actions. This led to a long processing time, we solved this issue by holding the position of 4 motors fixed. This reduced the states, actions to 3^8 which helped gain much more speed in training and processing.</w:t>
      </w:r>
    </w:p>
    <w:p w:rsidR="00000000" w:rsidDel="00000000" w:rsidP="00000000" w:rsidRDefault="00000000" w:rsidRPr="00000000" w14:paraId="000000DC">
      <w:pPr>
        <w:numPr>
          <w:ilvl w:val="0"/>
          <w:numId w:val="2"/>
        </w:numPr>
        <w:ind w:left="720" w:hanging="360"/>
        <w:jc w:val="both"/>
        <w:rPr>
          <w:u w:val="none"/>
        </w:rPr>
      </w:pPr>
      <w:r w:rsidDel="00000000" w:rsidR="00000000" w:rsidRPr="00000000">
        <w:rPr>
          <w:rtl w:val="0"/>
        </w:rPr>
        <w:t xml:space="preserve">Training the robot takes time. Due to the problems we encountered (the ones mentioned before this) before, we had to keep training the robot a lot of times until it walks properly.</w:t>
      </w:r>
      <w:r w:rsidDel="00000000" w:rsidR="00000000" w:rsidRPr="00000000">
        <w:rPr>
          <w:rtl w:val="0"/>
        </w:rPr>
      </w:r>
    </w:p>
    <w:p w:rsidR="00000000" w:rsidDel="00000000" w:rsidP="00000000" w:rsidRDefault="00000000" w:rsidRPr="00000000" w14:paraId="000000DD">
      <w:pPr>
        <w:pStyle w:val="Heading1"/>
        <w:rPr/>
      </w:pPr>
      <w:bookmarkStart w:colFirst="0" w:colLast="0" w:name="_dymazpv95v7h" w:id="13"/>
      <w:bookmarkEnd w:id="13"/>
      <w:r w:rsidDel="00000000" w:rsidR="00000000" w:rsidRPr="00000000">
        <w:rPr>
          <w:rtl w:val="0"/>
        </w:rPr>
        <w:t xml:space="preserve">Code</w:t>
      </w:r>
    </w:p>
    <w:p w:rsidR="00000000" w:rsidDel="00000000" w:rsidP="00000000" w:rsidRDefault="00000000" w:rsidRPr="00000000" w14:paraId="000000DE">
      <w:pPr>
        <w:rPr/>
      </w:pPr>
      <w:r w:rsidDel="00000000" w:rsidR="00000000" w:rsidRPr="00000000">
        <w:rPr>
          <w:rtl w:val="0"/>
        </w:rPr>
        <w:t xml:space="preserve">Please see attached file for code.</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idel Lim" w:id="0" w:date="2019-08-06T19:56:16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u check the member breakdown of tasks?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mhn971@uowmail.edu.au" TargetMode="External"/><Relationship Id="rId26" Type="http://schemas.openxmlformats.org/officeDocument/2006/relationships/image" Target="media/image17.jpg"/><Relationship Id="rId25" Type="http://schemas.openxmlformats.org/officeDocument/2006/relationships/image" Target="media/image13.jpg"/><Relationship Id="rId28" Type="http://schemas.openxmlformats.org/officeDocument/2006/relationships/image" Target="media/image16.jpg"/><Relationship Id="rId27"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jpg"/><Relationship Id="rId7" Type="http://schemas.openxmlformats.org/officeDocument/2006/relationships/image" Target="media/image12.png"/><Relationship Id="rId8" Type="http://schemas.openxmlformats.org/officeDocument/2006/relationships/hyperlink" Target="mailto:fel585@uowmail.edu.au" TargetMode="External"/><Relationship Id="rId31" Type="http://schemas.openxmlformats.org/officeDocument/2006/relationships/image" Target="media/image11.jpg"/><Relationship Id="rId30" Type="http://schemas.openxmlformats.org/officeDocument/2006/relationships/image" Target="media/image23.jpg"/><Relationship Id="rId11" Type="http://schemas.openxmlformats.org/officeDocument/2006/relationships/hyperlink" Target="https://www.hackster.io/yasaspeiris/raspberry-pi-powered-quadruped-bbb68b" TargetMode="External"/><Relationship Id="rId33" Type="http://schemas.openxmlformats.org/officeDocument/2006/relationships/image" Target="media/image3.jpg"/><Relationship Id="rId10" Type="http://schemas.openxmlformats.org/officeDocument/2006/relationships/image" Target="media/image15.gif"/><Relationship Id="rId32" Type="http://schemas.openxmlformats.org/officeDocument/2006/relationships/image" Target="media/image21.jpg"/><Relationship Id="rId13" Type="http://schemas.openxmlformats.org/officeDocument/2006/relationships/image" Target="media/image22.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